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E4C2CA" w14:textId="77777777" w:rsidR="00E42FA1" w:rsidRPr="007C0832" w:rsidRDefault="00E42FA1" w:rsidP="006C6ECB">
      <w:pPr>
        <w:spacing w:line="360" w:lineRule="auto"/>
        <w:jc w:val="center"/>
        <w:rPr>
          <w:rFonts w:ascii="Times New Roman" w:hAnsi="Times New Roman" w:cs="Times New Roman"/>
          <w:b/>
          <w:bCs/>
          <w:sz w:val="24"/>
          <w:szCs w:val="24"/>
        </w:rPr>
      </w:pPr>
      <w:r w:rsidRPr="007C0832">
        <w:rPr>
          <w:rFonts w:ascii="Times New Roman" w:hAnsi="Times New Roman" w:cs="Times New Roman"/>
          <w:b/>
          <w:bCs/>
          <w:sz w:val="24"/>
          <w:szCs w:val="24"/>
        </w:rPr>
        <w:t xml:space="preserve">User-Centred AI and Digital </w:t>
      </w:r>
      <w:bookmarkStart w:id="0" w:name="_GoBack"/>
      <w:bookmarkEnd w:id="0"/>
      <w:r w:rsidRPr="007C0832">
        <w:rPr>
          <w:rFonts w:ascii="Times New Roman" w:hAnsi="Times New Roman" w:cs="Times New Roman"/>
          <w:b/>
          <w:bCs/>
          <w:sz w:val="24"/>
          <w:szCs w:val="24"/>
        </w:rPr>
        <w:t xml:space="preserve">Humanities for Transforming Knowledge Mobilisation in </w:t>
      </w:r>
      <w:commentRangeStart w:id="1"/>
      <w:r w:rsidRPr="007C0832">
        <w:rPr>
          <w:rFonts w:ascii="Times New Roman" w:hAnsi="Times New Roman" w:cs="Times New Roman"/>
          <w:b/>
          <w:bCs/>
          <w:sz w:val="24"/>
          <w:szCs w:val="24"/>
        </w:rPr>
        <w:t>African Public Research Libraries</w:t>
      </w:r>
      <w:commentRangeEnd w:id="1"/>
      <w:r w:rsidR="00AF4F08">
        <w:rPr>
          <w:rStyle w:val="CommentReference"/>
        </w:rPr>
        <w:commentReference w:id="1"/>
      </w:r>
    </w:p>
    <w:p w14:paraId="77ABE2D6" w14:textId="40A4A299" w:rsidR="00E42FA1" w:rsidRPr="007C0832" w:rsidRDefault="00E42FA1" w:rsidP="006C6ECB">
      <w:pPr>
        <w:spacing w:after="0"/>
        <w:jc w:val="center"/>
        <w:rPr>
          <w:rFonts w:ascii="Times New Roman" w:hAnsi="Times New Roman" w:cs="Times New Roman"/>
          <w:sz w:val="24"/>
          <w:szCs w:val="24"/>
        </w:rPr>
      </w:pPr>
      <w:r w:rsidRPr="007C0832">
        <w:rPr>
          <w:rFonts w:ascii="Times New Roman" w:hAnsi="Times New Roman" w:cs="Times New Roman"/>
          <w:sz w:val="24"/>
          <w:szCs w:val="24"/>
        </w:rPr>
        <w:t xml:space="preserve">Dinah </w:t>
      </w:r>
      <w:proofErr w:type="spellStart"/>
      <w:r w:rsidRPr="007C0832">
        <w:rPr>
          <w:rFonts w:ascii="Times New Roman" w:hAnsi="Times New Roman" w:cs="Times New Roman"/>
          <w:sz w:val="24"/>
          <w:szCs w:val="24"/>
        </w:rPr>
        <w:t>Wafula</w:t>
      </w:r>
      <w:proofErr w:type="spellEnd"/>
      <w:r w:rsidRPr="007C0832">
        <w:rPr>
          <w:rFonts w:ascii="Times New Roman" w:hAnsi="Times New Roman" w:cs="Times New Roman"/>
          <w:sz w:val="24"/>
          <w:szCs w:val="24"/>
        </w:rPr>
        <w:t xml:space="preserve">, Henry </w:t>
      </w:r>
      <w:proofErr w:type="spellStart"/>
      <w:r w:rsidRPr="007C0832">
        <w:rPr>
          <w:rFonts w:ascii="Times New Roman" w:hAnsi="Times New Roman" w:cs="Times New Roman"/>
          <w:sz w:val="24"/>
          <w:szCs w:val="24"/>
        </w:rPr>
        <w:t>Hongo</w:t>
      </w:r>
      <w:proofErr w:type="spellEnd"/>
      <w:r w:rsidRPr="007C0832">
        <w:rPr>
          <w:rFonts w:ascii="Times New Roman" w:hAnsi="Times New Roman" w:cs="Times New Roman"/>
          <w:sz w:val="24"/>
          <w:szCs w:val="24"/>
        </w:rPr>
        <w:t xml:space="preserve">, Tom </w:t>
      </w:r>
      <w:proofErr w:type="spellStart"/>
      <w:r w:rsidRPr="007C0832">
        <w:rPr>
          <w:rFonts w:ascii="Times New Roman" w:hAnsi="Times New Roman" w:cs="Times New Roman"/>
          <w:sz w:val="24"/>
          <w:szCs w:val="24"/>
        </w:rPr>
        <w:t>Kwanya</w:t>
      </w:r>
      <w:proofErr w:type="spellEnd"/>
    </w:p>
    <w:p w14:paraId="6FD1716F" w14:textId="233DF864" w:rsidR="00E42FA1" w:rsidRPr="007C0832" w:rsidRDefault="00E42FA1" w:rsidP="006C6ECB">
      <w:pPr>
        <w:spacing w:after="0"/>
        <w:jc w:val="center"/>
        <w:rPr>
          <w:rFonts w:ascii="Times New Roman" w:hAnsi="Times New Roman" w:cs="Times New Roman"/>
          <w:sz w:val="24"/>
          <w:szCs w:val="24"/>
        </w:rPr>
      </w:pPr>
      <w:r w:rsidRPr="007C0832">
        <w:rPr>
          <w:rFonts w:ascii="Times New Roman" w:hAnsi="Times New Roman" w:cs="Times New Roman"/>
          <w:sz w:val="24"/>
          <w:szCs w:val="24"/>
        </w:rPr>
        <w:t>The Technical University of Kenya</w:t>
      </w:r>
    </w:p>
    <w:p w14:paraId="046CB614" w14:textId="25A36878" w:rsidR="00E42FA1" w:rsidRPr="007C0832" w:rsidRDefault="00E42FA1" w:rsidP="006C6ECB">
      <w:pPr>
        <w:jc w:val="center"/>
        <w:rPr>
          <w:rFonts w:ascii="Times New Roman" w:hAnsi="Times New Roman" w:cs="Times New Roman"/>
          <w:sz w:val="24"/>
          <w:szCs w:val="24"/>
        </w:rPr>
      </w:pPr>
      <w:r w:rsidRPr="007C0832">
        <w:rPr>
          <w:rFonts w:ascii="Times New Roman" w:hAnsi="Times New Roman" w:cs="Times New Roman"/>
          <w:sz w:val="24"/>
          <w:szCs w:val="24"/>
        </w:rPr>
        <w:t>Nairobi</w:t>
      </w:r>
    </w:p>
    <w:p w14:paraId="5043112C" w14:textId="2951221E" w:rsidR="00E42FA1" w:rsidRPr="007C0832" w:rsidRDefault="00E42FA1" w:rsidP="006C6ECB">
      <w:pPr>
        <w:jc w:val="center"/>
        <w:rPr>
          <w:rFonts w:ascii="Times New Roman" w:hAnsi="Times New Roman" w:cs="Times New Roman"/>
          <w:b/>
          <w:bCs/>
          <w:sz w:val="24"/>
          <w:szCs w:val="24"/>
        </w:rPr>
      </w:pPr>
      <w:r w:rsidRPr="007C0832">
        <w:rPr>
          <w:rFonts w:ascii="Times New Roman" w:hAnsi="Times New Roman" w:cs="Times New Roman"/>
          <w:b/>
          <w:bCs/>
          <w:sz w:val="24"/>
          <w:szCs w:val="24"/>
        </w:rPr>
        <w:t>Abstract</w:t>
      </w:r>
    </w:p>
    <w:p w14:paraId="14E0EBEB" w14:textId="652A5594" w:rsidR="00E42FA1" w:rsidRDefault="004E6DF5" w:rsidP="00E42FA1">
      <w:pPr>
        <w:spacing w:line="360" w:lineRule="auto"/>
        <w:jc w:val="both"/>
        <w:rPr>
          <w:rFonts w:ascii="Times New Roman" w:hAnsi="Times New Roman" w:cs="Times New Roman"/>
          <w:sz w:val="24"/>
          <w:szCs w:val="24"/>
        </w:rPr>
      </w:pPr>
      <w:commentRangeStart w:id="2"/>
      <w:r>
        <w:rPr>
          <w:rFonts w:ascii="Times New Roman" w:hAnsi="Times New Roman" w:cs="Times New Roman"/>
          <w:noProof/>
          <w:sz w:val="24"/>
          <w:szCs w:val="24"/>
          <w:lang w:val="en-US" w:eastAsia="en-US"/>
        </w:rPr>
        <mc:AlternateContent>
          <mc:Choice Requires="wpi">
            <w:drawing>
              <wp:anchor distT="0" distB="0" distL="114300" distR="114300" simplePos="0" relativeHeight="251659264" behindDoc="0" locked="0" layoutInCell="1" allowOverlap="1" wp14:anchorId="2421EE14" wp14:editId="511534AC">
                <wp:simplePos x="0" y="0"/>
                <wp:positionH relativeFrom="column">
                  <wp:posOffset>2522160</wp:posOffset>
                </wp:positionH>
                <wp:positionV relativeFrom="paragraph">
                  <wp:posOffset>4181595</wp:posOffset>
                </wp:positionV>
                <wp:extent cx="360" cy="360"/>
                <wp:effectExtent l="57150" t="57150" r="57150" b="57150"/>
                <wp:wrapNone/>
                <wp:docPr id="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3D853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97.8pt;margin-top:328.45pt;width:1.7pt;height: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">
                <v:imagedata r:id="rId8" o:title=""/>
              </v:shape>
            </w:pict>
          </mc:Fallback>
        </mc:AlternateContent>
      </w:r>
      <w:r w:rsidR="00E42FA1" w:rsidRPr="007C0832">
        <w:rPr>
          <w:rFonts w:ascii="Times New Roman" w:hAnsi="Times New Roman" w:cs="Times New Roman"/>
          <w:sz w:val="24"/>
          <w:szCs w:val="24"/>
        </w:rPr>
        <w:t>Despite rapid advances in artificial intelligence (AI), knowledge mobilisation in many African public research libraries remains fragmented, manual, and insufficiently aligned with user needs</w:t>
      </w:r>
      <w:r w:rsidR="000B6542" w:rsidRPr="007C0832">
        <w:rPr>
          <w:rFonts w:ascii="Times New Roman" w:hAnsi="Times New Roman" w:cs="Times New Roman"/>
          <w:sz w:val="24"/>
          <w:szCs w:val="24"/>
        </w:rPr>
        <w:t xml:space="preserve">, </w:t>
      </w:r>
      <w:r w:rsidR="00E42FA1" w:rsidRPr="007C0832">
        <w:rPr>
          <w:rFonts w:ascii="Times New Roman" w:hAnsi="Times New Roman" w:cs="Times New Roman"/>
          <w:sz w:val="24"/>
          <w:szCs w:val="24"/>
        </w:rPr>
        <w:t xml:space="preserve">limiting the societal impact of research. This paper reimagines knowledge mobilisation by integrating user-centred AI and digital humanities (DH) approaches to develop more inclusive, context-aware, and effective knowledge systems. Focusing on public research libraries in Nairobi County, Kenya, the study addresses a critical gap between the growing availability of AI technologies and their limited, uneven application in knowledge management (KM) practices. While AI tools such as machine learning, natural language processing, and semantic search have transformed knowledge discovery globally, their implementation in Kenyan libraries remains largely experimental, constrained by infrastructural deficits, limited technical capacity, and weak policy and governance frameworks. Moreover, existing approaches rarely account for user contexts, cultural </w:t>
      </w:r>
      <w:r w:rsidR="00275957" w:rsidRPr="007C0832">
        <w:rPr>
          <w:rFonts w:ascii="Times New Roman" w:hAnsi="Times New Roman" w:cs="Times New Roman"/>
          <w:sz w:val="24"/>
          <w:szCs w:val="24"/>
        </w:rPr>
        <w:t>meaning-making</w:t>
      </w:r>
      <w:r w:rsidR="00E42FA1" w:rsidRPr="007C0832">
        <w:rPr>
          <w:rFonts w:ascii="Times New Roman" w:hAnsi="Times New Roman" w:cs="Times New Roman"/>
          <w:sz w:val="24"/>
          <w:szCs w:val="24"/>
        </w:rPr>
        <w:t xml:space="preserve"> and linguistic diversity</w:t>
      </w:r>
      <w:r w:rsidR="000B6542" w:rsidRPr="007C0832">
        <w:rPr>
          <w:rFonts w:ascii="Times New Roman" w:hAnsi="Times New Roman" w:cs="Times New Roman"/>
          <w:sz w:val="24"/>
          <w:szCs w:val="24"/>
        </w:rPr>
        <w:t xml:space="preserve">, </w:t>
      </w:r>
      <w:proofErr w:type="gramStart"/>
      <w:r w:rsidR="00E42FA1" w:rsidRPr="007C0832">
        <w:rPr>
          <w:rFonts w:ascii="Times New Roman" w:hAnsi="Times New Roman" w:cs="Times New Roman"/>
          <w:sz w:val="24"/>
          <w:szCs w:val="24"/>
        </w:rPr>
        <w:t>central</w:t>
      </w:r>
      <w:proofErr w:type="gramEnd"/>
      <w:r w:rsidR="00E42FA1" w:rsidRPr="007C0832">
        <w:rPr>
          <w:rFonts w:ascii="Times New Roman" w:hAnsi="Times New Roman" w:cs="Times New Roman"/>
          <w:sz w:val="24"/>
          <w:szCs w:val="24"/>
        </w:rPr>
        <w:t xml:space="preserve"> concerns of digital humanities. Anchored in the Knowledge-Based View, Technology–Organisation–Environment framework, and Sociotechnical Systems Theory, the study adopts a mixed-methods design combining survey data from library professionals with in-depth interviews of institutional leaders. It advances a user-centred, socio-technical perspective that foregrounds human–AI collaboration and contextual relevance in knowledge system design. The paper makes three key contributions. First, it provides empirical evidence on the state of AI-enabled KM in African public research libraries—an under-researched domain. Second, it develops a novel user-centred AI–DH framework that integrates technological capability with cultural context and user experience. Third, it reframes knowledge mobilisation as a co-creative, human–AI process rather than a purely technical function. The findings offer actionable insights for designing inclusive AI-enabled knowledge platforms and inform policy on ethical, context-sensitive AI adoption. By bridging AI innovation with human-centred and culturally grounded approaches, the study advances more equitable and impactful knowledge ecosystems in Africa.</w:t>
      </w:r>
    </w:p>
    <w:p w14:paraId="32ED26FF" w14:textId="2ED81489" w:rsidR="008064A5" w:rsidRDefault="00E42FA1" w:rsidP="006C6ECB">
      <w:pPr>
        <w:rPr>
          <w:rFonts w:ascii="Times New Roman" w:hAnsi="Times New Roman" w:cs="Times New Roman"/>
          <w:sz w:val="24"/>
          <w:szCs w:val="24"/>
        </w:rPr>
      </w:pPr>
      <w:r w:rsidRPr="007C0832">
        <w:rPr>
          <w:rFonts w:ascii="Times New Roman" w:hAnsi="Times New Roman" w:cs="Times New Roman"/>
          <w:b/>
          <w:bCs/>
          <w:sz w:val="24"/>
          <w:szCs w:val="24"/>
        </w:rPr>
        <w:lastRenderedPageBreak/>
        <w:t>Keywords</w:t>
      </w:r>
      <w:r w:rsidR="006C6ECB">
        <w:rPr>
          <w:rFonts w:ascii="Times New Roman" w:hAnsi="Times New Roman" w:cs="Times New Roman"/>
          <w:b/>
          <w:bCs/>
          <w:sz w:val="24"/>
          <w:szCs w:val="24"/>
        </w:rPr>
        <w:t xml:space="preserve">: </w:t>
      </w:r>
      <w:r w:rsidRPr="007C0832">
        <w:rPr>
          <w:rFonts w:ascii="Times New Roman" w:hAnsi="Times New Roman" w:cs="Times New Roman"/>
          <w:sz w:val="24"/>
          <w:szCs w:val="24"/>
        </w:rPr>
        <w:t>User-Centred AI; Knowledge Mobilisation; Digital Humanities; Knowledge Management; Public Research Libraries; Human–AI Collaboration; Responsible AI; Africa</w:t>
      </w:r>
      <w:commentRangeEnd w:id="2"/>
      <w:r w:rsidR="004E6DF5">
        <w:rPr>
          <w:rStyle w:val="CommentReference"/>
        </w:rPr>
        <w:commentReference w:id="2"/>
      </w:r>
    </w:p>
    <w:p w14:paraId="4DF29C4A" w14:textId="6F6293F4" w:rsidR="006C6ECB" w:rsidRDefault="006C6ECB" w:rsidP="00E42FA1">
      <w:pPr>
        <w:spacing w:line="360" w:lineRule="auto"/>
        <w:jc w:val="both"/>
        <w:rPr>
          <w:rFonts w:ascii="Times New Roman" w:hAnsi="Times New Roman" w:cs="Times New Roman"/>
          <w:sz w:val="24"/>
          <w:szCs w:val="24"/>
        </w:rPr>
      </w:pPr>
    </w:p>
    <w:p w14:paraId="33D2E603" w14:textId="3CCEC9FF" w:rsidR="006C6ECB" w:rsidRDefault="006C6ECB" w:rsidP="00E42FA1">
      <w:pPr>
        <w:spacing w:line="360" w:lineRule="auto"/>
        <w:jc w:val="both"/>
        <w:rPr>
          <w:rFonts w:ascii="Times New Roman" w:hAnsi="Times New Roman" w:cs="Times New Roman"/>
          <w:sz w:val="24"/>
          <w:szCs w:val="24"/>
        </w:rPr>
      </w:pPr>
    </w:p>
    <w:p w14:paraId="57E9ADA9" w14:textId="1DE6575E" w:rsidR="007745B1" w:rsidRPr="007745B1" w:rsidRDefault="007745B1" w:rsidP="00E42FA1">
      <w:pPr>
        <w:spacing w:line="360" w:lineRule="auto"/>
        <w:jc w:val="both"/>
        <w:rPr>
          <w:rFonts w:ascii="Times New Roman" w:hAnsi="Times New Roman" w:cs="Times New Roman"/>
          <w:b/>
          <w:sz w:val="24"/>
        </w:rPr>
      </w:pPr>
      <w:commentRangeStart w:id="3"/>
      <w:r w:rsidRPr="007745B1">
        <w:rPr>
          <w:rFonts w:ascii="Times New Roman" w:hAnsi="Times New Roman" w:cs="Times New Roman"/>
          <w:b/>
          <w:sz w:val="24"/>
        </w:rPr>
        <w:t xml:space="preserve">Introduction </w:t>
      </w:r>
      <w:commentRangeEnd w:id="3"/>
      <w:r w:rsidR="00AF4F08">
        <w:rPr>
          <w:rStyle w:val="CommentReference"/>
        </w:rPr>
        <w:commentReference w:id="3"/>
      </w:r>
    </w:p>
    <w:p w14:paraId="30C1FB8C" w14:textId="44C3A8FE"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The rapid advancement of artificial intelligence (AI)</w:t>
      </w:r>
      <w:ins w:id="4" w:author="Patrick Mwaura" w:date="2026-05-15T11:44:00Z">
        <w:r w:rsidR="00954EC3">
          <w:rPr>
            <w:rFonts w:ascii="Times New Roman" w:hAnsi="Times New Roman" w:cs="Times New Roman"/>
            <w:sz w:val="24"/>
          </w:rPr>
          <w:t xml:space="preserve"> in recent years</w:t>
        </w:r>
      </w:ins>
      <w:r w:rsidRPr="00437A7A">
        <w:rPr>
          <w:rFonts w:ascii="Times New Roman" w:hAnsi="Times New Roman" w:cs="Times New Roman"/>
          <w:sz w:val="24"/>
        </w:rPr>
        <w:t xml:space="preserve"> has significantly transformed knowledge creation, management, and dissemination across the globe. In developed regions, AI-driven technologies such as machine learning, natural language processing, and semantic search have enhanced knowledge mobilisation by enabling efficient access, organization, and utilization of information resources (Zhang &amp; Dafoe, 2020; </w:t>
      </w:r>
      <w:proofErr w:type="spellStart"/>
      <w:r w:rsidRPr="00437A7A">
        <w:rPr>
          <w:rFonts w:ascii="Times New Roman" w:hAnsi="Times New Roman" w:cs="Times New Roman"/>
          <w:sz w:val="24"/>
        </w:rPr>
        <w:t>Dwivedi</w:t>
      </w:r>
      <w:proofErr w:type="spellEnd"/>
      <w:r w:rsidRPr="00437A7A">
        <w:rPr>
          <w:rFonts w:ascii="Times New Roman" w:hAnsi="Times New Roman" w:cs="Times New Roman"/>
          <w:sz w:val="24"/>
        </w:rPr>
        <w:t xml:space="preserve"> et al., 2021). Globally, public research institutions and libraries are increasingly integrating user-centred AI systems </w:t>
      </w:r>
      <w:commentRangeStart w:id="5"/>
      <w:r w:rsidRPr="00437A7A">
        <w:rPr>
          <w:rFonts w:ascii="Times New Roman" w:hAnsi="Times New Roman" w:cs="Times New Roman"/>
          <w:sz w:val="24"/>
        </w:rPr>
        <w:t>to</w:t>
      </w:r>
      <w:commentRangeEnd w:id="5"/>
      <w:r w:rsidR="00C83004">
        <w:rPr>
          <w:rStyle w:val="CommentReference"/>
        </w:rPr>
        <w:commentReference w:id="5"/>
      </w:r>
      <w:r w:rsidRPr="00437A7A">
        <w:rPr>
          <w:rFonts w:ascii="Times New Roman" w:hAnsi="Times New Roman" w:cs="Times New Roman"/>
          <w:sz w:val="24"/>
        </w:rPr>
        <w:t xml:space="preserve"> improve service delivery, foster innovation, and support evidence-based decision-making. These systems emphasize personalization, accessibility, and responsiveness to user needs, aligning with broader shifts toward human-centred digital transformation (</w:t>
      </w:r>
      <w:proofErr w:type="spellStart"/>
      <w:r w:rsidRPr="00437A7A">
        <w:rPr>
          <w:rFonts w:ascii="Times New Roman" w:hAnsi="Times New Roman" w:cs="Times New Roman"/>
          <w:sz w:val="24"/>
        </w:rPr>
        <w:t>Floridi</w:t>
      </w:r>
      <w:proofErr w:type="spellEnd"/>
      <w:r w:rsidRPr="00437A7A">
        <w:rPr>
          <w:rFonts w:ascii="Times New Roman" w:hAnsi="Times New Roman" w:cs="Times New Roman"/>
          <w:sz w:val="24"/>
        </w:rPr>
        <w:t xml:space="preserve"> et al., 2021). However, despite these advancements, concerns regarding ethical AI, data governance, and inclusivity continue to shape global discourse, highlighting the need for responsible and context-sensitive implementation (UNESCO, 2021).</w:t>
      </w:r>
    </w:p>
    <w:p w14:paraId="1CDBF7B6"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Regionally, in Africa, the adoption of AI in knowledge management and mobilisation remains uneven and largely emergent. While there is growing recognition of AI’s potential to enhance research visibility, collaboration, and socio-economic development, many institutions face structural challenges, including limited digital infrastructure, inadequate funding, and skills gaps (</w:t>
      </w:r>
      <w:proofErr w:type="spellStart"/>
      <w:r w:rsidRPr="00437A7A">
        <w:rPr>
          <w:rFonts w:ascii="Times New Roman" w:hAnsi="Times New Roman" w:cs="Times New Roman"/>
          <w:sz w:val="24"/>
        </w:rPr>
        <w:t>Adeleke</w:t>
      </w:r>
      <w:proofErr w:type="spellEnd"/>
      <w:r w:rsidRPr="00437A7A">
        <w:rPr>
          <w:rFonts w:ascii="Times New Roman" w:hAnsi="Times New Roman" w:cs="Times New Roman"/>
          <w:sz w:val="24"/>
        </w:rPr>
        <w:t xml:space="preserve"> et al., 2022; Mhlanga, 2023). Additionally, knowledge systems in Africa are often characterized by linguistic diversity and rich cultural contexts, which are insufficiently addressed by mainstream AI models largely trained on Western datasets. This has led to calls for integrating digital humanities approaches that foreground local knowledge, cultural representation, and inclusivity in AI system design (</w:t>
      </w:r>
      <w:proofErr w:type="spellStart"/>
      <w:r w:rsidRPr="00437A7A">
        <w:rPr>
          <w:rFonts w:ascii="Times New Roman" w:hAnsi="Times New Roman" w:cs="Times New Roman"/>
          <w:sz w:val="24"/>
        </w:rPr>
        <w:t>Nyabola</w:t>
      </w:r>
      <w:proofErr w:type="spellEnd"/>
      <w:r w:rsidRPr="00437A7A">
        <w:rPr>
          <w:rFonts w:ascii="Times New Roman" w:hAnsi="Times New Roman" w:cs="Times New Roman"/>
          <w:sz w:val="24"/>
        </w:rPr>
        <w:t>, 2022). Consequently, regional efforts are increasingly focusing on developing context-aware and ethically grounded AI solutions that can better serve diverse user communities.</w:t>
      </w:r>
    </w:p>
    <w:p w14:paraId="3DBAD064"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Locally, in Kenya, public research libraries play a critical role in knowledge mobilisation by facilitating access to scholarly information and supporting research activities. However, these institutions continue to rely heavily on traditional and manual knowledge management practices, limiting their efficiency and responsiveness to user needs (</w:t>
      </w:r>
      <w:proofErr w:type="spellStart"/>
      <w:r w:rsidRPr="00437A7A">
        <w:rPr>
          <w:rFonts w:ascii="Times New Roman" w:hAnsi="Times New Roman" w:cs="Times New Roman"/>
          <w:sz w:val="24"/>
        </w:rPr>
        <w:t>Kipyegen</w:t>
      </w:r>
      <w:proofErr w:type="spellEnd"/>
      <w:r w:rsidRPr="00437A7A">
        <w:rPr>
          <w:rFonts w:ascii="Times New Roman" w:hAnsi="Times New Roman" w:cs="Times New Roman"/>
          <w:sz w:val="24"/>
        </w:rPr>
        <w:t xml:space="preserve"> &amp; </w:t>
      </w:r>
      <w:proofErr w:type="spellStart"/>
      <w:r w:rsidRPr="00437A7A">
        <w:rPr>
          <w:rFonts w:ascii="Times New Roman" w:hAnsi="Times New Roman" w:cs="Times New Roman"/>
          <w:sz w:val="24"/>
        </w:rPr>
        <w:t>Wanyembi</w:t>
      </w:r>
      <w:proofErr w:type="spellEnd"/>
      <w:r w:rsidRPr="00437A7A">
        <w:rPr>
          <w:rFonts w:ascii="Times New Roman" w:hAnsi="Times New Roman" w:cs="Times New Roman"/>
          <w:sz w:val="24"/>
        </w:rPr>
        <w:t>, 2020). Although Kenya has made progress in digital transformation through national ICT policies and innovation initiatives, the integration of AI in library systems remains at a nascent stage. Challenges such as inadequate technological infrastructure, limited technical expertise, and weak policy frameworks hinder effective adoption (</w:t>
      </w:r>
      <w:proofErr w:type="spellStart"/>
      <w:r w:rsidRPr="00437A7A">
        <w:rPr>
          <w:rFonts w:ascii="Times New Roman" w:hAnsi="Times New Roman" w:cs="Times New Roman"/>
          <w:sz w:val="24"/>
        </w:rPr>
        <w:t>Ndung’u</w:t>
      </w:r>
      <w:proofErr w:type="spellEnd"/>
      <w:r w:rsidRPr="00437A7A">
        <w:rPr>
          <w:rFonts w:ascii="Times New Roman" w:hAnsi="Times New Roman" w:cs="Times New Roman"/>
          <w:sz w:val="24"/>
        </w:rPr>
        <w:t xml:space="preserve"> &amp; </w:t>
      </w:r>
      <w:proofErr w:type="spellStart"/>
      <w:r w:rsidRPr="00437A7A">
        <w:rPr>
          <w:rFonts w:ascii="Times New Roman" w:hAnsi="Times New Roman" w:cs="Times New Roman"/>
          <w:sz w:val="24"/>
        </w:rPr>
        <w:t>Signé</w:t>
      </w:r>
      <w:proofErr w:type="spellEnd"/>
      <w:r w:rsidRPr="00437A7A">
        <w:rPr>
          <w:rFonts w:ascii="Times New Roman" w:hAnsi="Times New Roman" w:cs="Times New Roman"/>
          <w:sz w:val="24"/>
        </w:rPr>
        <w:t>, 2020). Moreover, existing systems often fail to incorporate user perspectives and cultural contexts, resulting in low utilisation and limited impact.</w:t>
      </w:r>
    </w:p>
    <w:p w14:paraId="42D96CE9" w14:textId="77777777" w:rsidR="00437A7A" w:rsidRPr="00437A7A" w:rsidRDefault="00437A7A" w:rsidP="00437A7A">
      <w:pPr>
        <w:spacing w:line="360" w:lineRule="auto"/>
        <w:jc w:val="both"/>
        <w:rPr>
          <w:rFonts w:ascii="Times New Roman" w:hAnsi="Times New Roman" w:cs="Times New Roman"/>
          <w:sz w:val="24"/>
        </w:rPr>
      </w:pPr>
      <w:r w:rsidRPr="00437A7A">
        <w:rPr>
          <w:rFonts w:ascii="Times New Roman" w:hAnsi="Times New Roman" w:cs="Times New Roman"/>
          <w:sz w:val="24"/>
        </w:rPr>
        <w:t xml:space="preserve">Therefore, there is a growing need to reimagine knowledge mobilisation in Kenyan public research libraries through the integration of user-centred AI and digital humanities approaches. Such integration </w:t>
      </w:r>
      <w:commentRangeStart w:id="6"/>
      <w:r w:rsidRPr="00437A7A">
        <w:rPr>
          <w:rFonts w:ascii="Times New Roman" w:hAnsi="Times New Roman" w:cs="Times New Roman"/>
          <w:sz w:val="24"/>
        </w:rPr>
        <w:t>can</w:t>
      </w:r>
      <w:commentRangeEnd w:id="6"/>
      <w:r w:rsidR="00AF4F08">
        <w:rPr>
          <w:rStyle w:val="CommentReference"/>
        </w:rPr>
        <w:commentReference w:id="6"/>
      </w:r>
      <w:r w:rsidRPr="00437A7A">
        <w:rPr>
          <w:rFonts w:ascii="Times New Roman" w:hAnsi="Times New Roman" w:cs="Times New Roman"/>
          <w:sz w:val="24"/>
        </w:rPr>
        <w:t xml:space="preserve"> enhance inclusivity, improve user engagement, and support the development of more responsive and sustainable knowledge ecosystems.</w:t>
      </w:r>
    </w:p>
    <w:p w14:paraId="46B9B56A" w14:textId="13F3F797" w:rsidR="007745B1" w:rsidRPr="007745B1" w:rsidRDefault="007745B1" w:rsidP="00E42FA1">
      <w:pPr>
        <w:spacing w:line="360" w:lineRule="auto"/>
        <w:jc w:val="both"/>
        <w:rPr>
          <w:rFonts w:ascii="Times New Roman" w:hAnsi="Times New Roman" w:cs="Times New Roman"/>
          <w:b/>
          <w:sz w:val="24"/>
        </w:rPr>
      </w:pPr>
      <w:r w:rsidRPr="007745B1">
        <w:rPr>
          <w:rFonts w:ascii="Times New Roman" w:hAnsi="Times New Roman" w:cs="Times New Roman"/>
          <w:b/>
          <w:sz w:val="24"/>
        </w:rPr>
        <w:t xml:space="preserve">Statement of the problem </w:t>
      </w:r>
    </w:p>
    <w:p w14:paraId="049B3B85" w14:textId="77777777" w:rsidR="007C0832" w:rsidRPr="007C0832" w:rsidRDefault="007C0832" w:rsidP="007C0832">
      <w:pPr>
        <w:spacing w:line="360" w:lineRule="auto"/>
        <w:jc w:val="both"/>
        <w:rPr>
          <w:rFonts w:ascii="Times New Roman" w:hAnsi="Times New Roman" w:cs="Times New Roman"/>
          <w:sz w:val="24"/>
        </w:rPr>
      </w:pPr>
      <w:commentRangeStart w:id="7"/>
      <w:r w:rsidRPr="007C0832">
        <w:rPr>
          <w:rFonts w:ascii="Times New Roman" w:hAnsi="Times New Roman" w:cs="Times New Roman"/>
          <w:sz w:val="24"/>
        </w:rPr>
        <w:t>Despite the growing global adoption of artificial intelligence (AI) in knowledge management, public research libraries in Africa continue to experience significant challenges in effectively mobilising knowledge for diverse user communities. Globally, AI-driven systems have improved knowledge discovery, personalization, and accessibility; however, these advancements are not equally reflected in many developing contexts, where implementation remains fragmented and uneven (</w:t>
      </w:r>
      <w:proofErr w:type="spellStart"/>
      <w:r w:rsidRPr="007C0832">
        <w:rPr>
          <w:rFonts w:ascii="Times New Roman" w:hAnsi="Times New Roman" w:cs="Times New Roman"/>
          <w:sz w:val="24"/>
        </w:rPr>
        <w:t>Dwivedi</w:t>
      </w:r>
      <w:proofErr w:type="spellEnd"/>
      <w:r w:rsidRPr="007C0832">
        <w:rPr>
          <w:rFonts w:ascii="Times New Roman" w:hAnsi="Times New Roman" w:cs="Times New Roman"/>
          <w:sz w:val="24"/>
        </w:rPr>
        <w:t xml:space="preserve"> et al., 2021). In Africa, structural constraints such as inadequate digital infrastructure, limited technical expertise, and insufficient institutional investment have slowed the integration of AI into library services, thereby constraining the ability of libraries to support research visibility and societal impact (Mhlanga, 2023).</w:t>
      </w:r>
    </w:p>
    <w:p w14:paraId="52471895" w14:textId="77777777" w:rsidR="007C0832" w:rsidRPr="007C0832" w:rsidRDefault="007C0832" w:rsidP="007C0832">
      <w:pPr>
        <w:spacing w:line="360" w:lineRule="auto"/>
        <w:jc w:val="both"/>
        <w:rPr>
          <w:rFonts w:ascii="Times New Roman" w:hAnsi="Times New Roman" w:cs="Times New Roman"/>
          <w:sz w:val="24"/>
        </w:rPr>
      </w:pPr>
      <w:r w:rsidRPr="007C0832">
        <w:rPr>
          <w:rFonts w:ascii="Times New Roman" w:hAnsi="Times New Roman" w:cs="Times New Roman"/>
          <w:sz w:val="24"/>
        </w:rPr>
        <w:t>In Kenya, public research libraries, particularly in Nairobi County, still rely heavily on traditional, manual, and system-centred approaches to knowledge mobilisation. These approaches often fail to respond to evolving user needs, resulting in limited access, low user engagement, and underutilisation of available knowledge resources (</w:t>
      </w:r>
      <w:proofErr w:type="spellStart"/>
      <w:r w:rsidRPr="007C0832">
        <w:rPr>
          <w:rFonts w:ascii="Times New Roman" w:hAnsi="Times New Roman" w:cs="Times New Roman"/>
          <w:sz w:val="24"/>
        </w:rPr>
        <w:t>Kipyegen</w:t>
      </w:r>
      <w:proofErr w:type="spellEnd"/>
      <w:r w:rsidRPr="007C0832">
        <w:rPr>
          <w:rFonts w:ascii="Times New Roman" w:hAnsi="Times New Roman" w:cs="Times New Roman"/>
          <w:sz w:val="24"/>
        </w:rPr>
        <w:t xml:space="preserve"> &amp; </w:t>
      </w:r>
      <w:proofErr w:type="spellStart"/>
      <w:r w:rsidRPr="007C0832">
        <w:rPr>
          <w:rFonts w:ascii="Times New Roman" w:hAnsi="Times New Roman" w:cs="Times New Roman"/>
          <w:sz w:val="24"/>
        </w:rPr>
        <w:t>Wanyembi</w:t>
      </w:r>
      <w:proofErr w:type="spellEnd"/>
      <w:r w:rsidRPr="007C0832">
        <w:rPr>
          <w:rFonts w:ascii="Times New Roman" w:hAnsi="Times New Roman" w:cs="Times New Roman"/>
          <w:sz w:val="24"/>
        </w:rPr>
        <w:t>, 2020). Furthermore, existing AI applications, where present, tend to overlook user contexts, linguistic diversity, and cultural meaning-making, which are critical in enhancing knowledge relevance and inclusivity (</w:t>
      </w:r>
      <w:proofErr w:type="spellStart"/>
      <w:r w:rsidRPr="007C0832">
        <w:rPr>
          <w:rFonts w:ascii="Times New Roman" w:hAnsi="Times New Roman" w:cs="Times New Roman"/>
          <w:sz w:val="24"/>
        </w:rPr>
        <w:t>Nyabola</w:t>
      </w:r>
      <w:proofErr w:type="spellEnd"/>
      <w:r w:rsidRPr="007C0832">
        <w:rPr>
          <w:rFonts w:ascii="Times New Roman" w:hAnsi="Times New Roman" w:cs="Times New Roman"/>
          <w:sz w:val="24"/>
        </w:rPr>
        <w:t>, 2022). This disconnect reflects a broader absence of user-centred and context-aware frameworks to guide AI adoption in library environments.</w:t>
      </w:r>
    </w:p>
    <w:p w14:paraId="0C86FFF9" w14:textId="32169FE4" w:rsidR="007C0832" w:rsidRPr="007C0832" w:rsidRDefault="007C0832" w:rsidP="007C0832">
      <w:pPr>
        <w:spacing w:line="360" w:lineRule="auto"/>
        <w:jc w:val="both"/>
        <w:rPr>
          <w:rFonts w:ascii="Times New Roman" w:hAnsi="Times New Roman" w:cs="Times New Roman"/>
          <w:sz w:val="24"/>
        </w:rPr>
      </w:pPr>
      <w:r w:rsidRPr="007C0832">
        <w:rPr>
          <w:rFonts w:ascii="Times New Roman" w:hAnsi="Times New Roman" w:cs="Times New Roman"/>
          <w:sz w:val="24"/>
        </w:rPr>
        <w:t xml:space="preserve">Although studies have explored AI in knowledge management and digital transformation, there is limited empirical research that integrates user-centred AI with digital humanities to address knowledge mobilisation challenges in African public research libraries. This represents a critical gap, as current approaches remain largely </w:t>
      </w:r>
      <w:proofErr w:type="spellStart"/>
      <w:r w:rsidRPr="007C0832">
        <w:rPr>
          <w:rFonts w:ascii="Times New Roman" w:hAnsi="Times New Roman" w:cs="Times New Roman"/>
          <w:sz w:val="24"/>
        </w:rPr>
        <w:t>technocentric</w:t>
      </w:r>
      <w:proofErr w:type="spellEnd"/>
      <w:r w:rsidRPr="007C0832">
        <w:rPr>
          <w:rFonts w:ascii="Times New Roman" w:hAnsi="Times New Roman" w:cs="Times New Roman"/>
          <w:sz w:val="24"/>
        </w:rPr>
        <w:t xml:space="preserve"> and insufficiently grounded in socio-cultural realities. </w:t>
      </w:r>
      <w:commentRangeEnd w:id="7"/>
      <w:r w:rsidR="00AF4F08">
        <w:rPr>
          <w:rStyle w:val="CommentReference"/>
        </w:rPr>
        <w:commentReference w:id="7"/>
      </w:r>
      <w:r w:rsidRPr="007C0832">
        <w:rPr>
          <w:rFonts w:ascii="Times New Roman" w:hAnsi="Times New Roman" w:cs="Times New Roman"/>
          <w:sz w:val="24"/>
        </w:rPr>
        <w:t>Therefore, this study seeks to bridge this gap by developing a user-centred, context-sensitive framework that enhances knowledge mobilisation through the integration of AI and digital humanities.</w:t>
      </w:r>
    </w:p>
    <w:p w14:paraId="55058D80" w14:textId="243A2DC5" w:rsidR="007745B1" w:rsidRPr="007745B1" w:rsidRDefault="007745B1" w:rsidP="00E42FA1">
      <w:pPr>
        <w:spacing w:line="360" w:lineRule="auto"/>
        <w:jc w:val="both"/>
        <w:rPr>
          <w:rFonts w:ascii="Times New Roman" w:hAnsi="Times New Roman" w:cs="Times New Roman"/>
          <w:b/>
          <w:sz w:val="24"/>
        </w:rPr>
      </w:pPr>
      <w:r w:rsidRPr="007745B1">
        <w:rPr>
          <w:rFonts w:ascii="Times New Roman" w:hAnsi="Times New Roman" w:cs="Times New Roman"/>
          <w:b/>
          <w:sz w:val="24"/>
        </w:rPr>
        <w:t>Objective of the study</w:t>
      </w:r>
    </w:p>
    <w:p w14:paraId="66FAA2C0" w14:textId="5C3100F9" w:rsidR="007745B1" w:rsidRPr="007C0832" w:rsidRDefault="007C0832" w:rsidP="007C0832">
      <w:pPr>
        <w:pStyle w:val="ListParagraph"/>
        <w:numPr>
          <w:ilvl w:val="0"/>
          <w:numId w:val="1"/>
        </w:numPr>
        <w:spacing w:line="360" w:lineRule="auto"/>
        <w:jc w:val="both"/>
        <w:rPr>
          <w:rFonts w:ascii="Times New Roman" w:hAnsi="Times New Roman" w:cs="Times New Roman"/>
          <w:sz w:val="24"/>
        </w:rPr>
      </w:pPr>
      <w:commentRangeStart w:id="8"/>
      <w:r w:rsidRPr="007C0832">
        <w:rPr>
          <w:rFonts w:ascii="Times New Roman" w:hAnsi="Times New Roman" w:cs="Times New Roman"/>
          <w:sz w:val="24"/>
        </w:rPr>
        <w:t xml:space="preserve">To examine the current state of AI-enabled knowledge mobilisation practices in public research libraries in </w:t>
      </w:r>
      <w:commentRangeStart w:id="9"/>
      <w:r w:rsidRPr="007C0832">
        <w:rPr>
          <w:rFonts w:ascii="Times New Roman" w:hAnsi="Times New Roman" w:cs="Times New Roman"/>
          <w:sz w:val="24"/>
        </w:rPr>
        <w:t>Nairobi County, Kenya</w:t>
      </w:r>
      <w:commentRangeEnd w:id="9"/>
      <w:r w:rsidR="00AF4F08">
        <w:rPr>
          <w:rStyle w:val="CommentReference"/>
        </w:rPr>
        <w:commentReference w:id="9"/>
      </w:r>
    </w:p>
    <w:p w14:paraId="5EFF2918" w14:textId="3E3B51EC" w:rsidR="007C0832" w:rsidRPr="007C0832" w:rsidRDefault="007C0832" w:rsidP="007C0832">
      <w:pPr>
        <w:pStyle w:val="ListParagraph"/>
        <w:numPr>
          <w:ilvl w:val="0"/>
          <w:numId w:val="1"/>
        </w:numPr>
        <w:spacing w:line="360" w:lineRule="auto"/>
        <w:jc w:val="both"/>
        <w:rPr>
          <w:rFonts w:ascii="Times New Roman" w:hAnsi="Times New Roman" w:cs="Times New Roman"/>
          <w:sz w:val="24"/>
        </w:rPr>
      </w:pPr>
      <w:r w:rsidRPr="007C0832">
        <w:rPr>
          <w:rFonts w:ascii="Times New Roman" w:hAnsi="Times New Roman" w:cs="Times New Roman"/>
          <w:sz w:val="24"/>
        </w:rPr>
        <w:t xml:space="preserve">To </w:t>
      </w:r>
      <w:r>
        <w:rPr>
          <w:rFonts w:ascii="Times New Roman" w:hAnsi="Times New Roman" w:cs="Times New Roman"/>
          <w:sz w:val="24"/>
        </w:rPr>
        <w:t>find out</w:t>
      </w:r>
      <w:r w:rsidRPr="007C0832">
        <w:rPr>
          <w:rFonts w:ascii="Times New Roman" w:hAnsi="Times New Roman" w:cs="Times New Roman"/>
          <w:sz w:val="24"/>
        </w:rPr>
        <w:t xml:space="preserve"> the role of user-centred AI and digital humanities approaches in enhancing knowledge mobilisation in public research libraries</w:t>
      </w:r>
    </w:p>
    <w:p w14:paraId="0DD5573E" w14:textId="04C2A94C" w:rsidR="007C0832" w:rsidRPr="007C0832" w:rsidRDefault="007C0832" w:rsidP="007C0832">
      <w:pPr>
        <w:pStyle w:val="ListParagraph"/>
        <w:numPr>
          <w:ilvl w:val="0"/>
          <w:numId w:val="1"/>
        </w:numPr>
        <w:spacing w:line="360" w:lineRule="auto"/>
        <w:jc w:val="both"/>
        <w:rPr>
          <w:rFonts w:ascii="Times New Roman" w:hAnsi="Times New Roman" w:cs="Times New Roman"/>
          <w:sz w:val="28"/>
        </w:rPr>
      </w:pPr>
      <w:r w:rsidRPr="007C0832">
        <w:rPr>
          <w:rFonts w:ascii="Times New Roman" w:hAnsi="Times New Roman" w:cs="Times New Roman"/>
          <w:sz w:val="24"/>
        </w:rPr>
        <w:t>To develop a user-centred AI–digital humanities framework for improving knowledge mobilisation in African public research libraries</w:t>
      </w:r>
      <w:r>
        <w:rPr>
          <w:rFonts w:ascii="Times New Roman" w:hAnsi="Times New Roman" w:cs="Times New Roman"/>
          <w:sz w:val="24"/>
        </w:rPr>
        <w:t>.</w:t>
      </w:r>
      <w:commentRangeEnd w:id="8"/>
      <w:r w:rsidR="00AF4F08">
        <w:rPr>
          <w:rStyle w:val="CommentReference"/>
        </w:rPr>
        <w:commentReference w:id="8"/>
      </w:r>
    </w:p>
    <w:p w14:paraId="6AEE9420" w14:textId="36E27DDB" w:rsidR="007745B1" w:rsidRPr="007745B1" w:rsidRDefault="007745B1" w:rsidP="00E42FA1">
      <w:pPr>
        <w:spacing w:line="360" w:lineRule="auto"/>
        <w:jc w:val="both"/>
        <w:rPr>
          <w:rFonts w:ascii="Times New Roman" w:hAnsi="Times New Roman" w:cs="Times New Roman"/>
          <w:b/>
          <w:sz w:val="24"/>
        </w:rPr>
      </w:pPr>
      <w:commentRangeStart w:id="10"/>
      <w:r w:rsidRPr="007745B1">
        <w:rPr>
          <w:rFonts w:ascii="Times New Roman" w:hAnsi="Times New Roman" w:cs="Times New Roman"/>
          <w:b/>
          <w:sz w:val="24"/>
        </w:rPr>
        <w:t xml:space="preserve">Scope and limitation </w:t>
      </w:r>
    </w:p>
    <w:p w14:paraId="116B425F"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focused on the application of user-centred artificial intelligence (AI) and digital humanities approaches in transforming knowledge mobilisation within public research libraries in Nairobi County, Kenya. Geographically, the study was limited to selected public research libraries within the county, which serve as key hubs for scholarly communication and knowledge dissemination. Conceptually, the study examined AI-enabled knowledge management practices, user engagement, and the integration of socio-cultural contexts in knowledge systems. The study targeted library professionals and institutional leaders as primary respondents, given their role in policy and system implementation.</w:t>
      </w:r>
    </w:p>
    <w:p w14:paraId="5ADDED0F"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However, the study had several limitations. First, findings may not be generalizable beyond Nairobi County due to contextual differences across regions. Second, the study relied on self-reported data, which may be subject to response bias. Third, the rapidly evolving nature of AI technologies means that some findings may become outdated over time. Additionally, limited access to advanced AI systems in some institutions constrained deeper technical evaluation.</w:t>
      </w:r>
      <w:commentRangeEnd w:id="10"/>
      <w:r w:rsidR="00AF4F08">
        <w:rPr>
          <w:rStyle w:val="CommentReference"/>
        </w:rPr>
        <w:commentReference w:id="10"/>
      </w:r>
    </w:p>
    <w:p w14:paraId="7087BF7C" w14:textId="3E97CF19"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Significance of the study</w:t>
      </w:r>
    </w:p>
    <w:p w14:paraId="525C2402"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is significant in advancing both theory and practice in knowledge management, particularly within the context of African public research libraries. Theoretically, it contributes to the emerging discourse on integrating user-centred AI and digital humanities by providing a socio-technical perspective that bridges technological innovation with cultural and user contexts. It also extends existing frameworks such as the Technology–Organisation–Environment model by incorporating human–AI collaboration and contextual relevance.</w:t>
      </w:r>
    </w:p>
    <w:p w14:paraId="33DE3240" w14:textId="77777777" w:rsidR="007C0832" w:rsidRPr="00F1343C" w:rsidRDefault="007C0832" w:rsidP="00F1343C">
      <w:pPr>
        <w:spacing w:line="360" w:lineRule="auto"/>
        <w:jc w:val="both"/>
        <w:rPr>
          <w:rFonts w:ascii="Times New Roman" w:hAnsi="Times New Roman" w:cs="Times New Roman"/>
          <w:sz w:val="24"/>
        </w:rPr>
      </w:pPr>
      <w:r w:rsidRPr="00F1343C">
        <w:rPr>
          <w:rFonts w:ascii="Times New Roman" w:hAnsi="Times New Roman" w:cs="Times New Roman"/>
          <w:sz w:val="24"/>
        </w:rPr>
        <w:t>Practically, the study offers actionable insights for library professionals, policymakers, and institutional leaders on how to design and implement inclusive, AI-enabled knowledge systems. It highlights strategies for improving user engagement, accessibility, and knowledge utilisation. Additionally, the proposed framework can guide future digital transformation initiatives in libraries and similar knowledge institutions. The findings are also valuable to researchers by identifying gaps for further studies, particularly in developing context-aware AI solutions that reflect Africa’s linguistic and cultural diversity</w:t>
      </w:r>
    </w:p>
    <w:p w14:paraId="7A85E52B" w14:textId="67A0DCC1"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Literature review </w:t>
      </w:r>
    </w:p>
    <w:p w14:paraId="0814D6A2" w14:textId="77777777" w:rsidR="00B1353A" w:rsidRPr="00B1353A" w:rsidRDefault="00B1353A" w:rsidP="00F1343C">
      <w:pPr>
        <w:spacing w:line="360" w:lineRule="auto"/>
        <w:jc w:val="both"/>
        <w:rPr>
          <w:rFonts w:ascii="Times New Roman" w:hAnsi="Times New Roman" w:cs="Times New Roman"/>
          <w:sz w:val="24"/>
        </w:rPr>
      </w:pPr>
      <w:r w:rsidRPr="00B1353A">
        <w:rPr>
          <w:rFonts w:ascii="Times New Roman" w:hAnsi="Times New Roman" w:cs="Times New Roman"/>
          <w:sz w:val="24"/>
        </w:rPr>
        <w:t>Recent scholarship highlights the growing role of artificial intelligence (AI) in enhancing knowledge management and mobilisation, particularly through improved information retrieval, personalization, and user engagement. AI-enabled tools such as machine learning and natural language processing have been shown to significantly improve access to knowledge resources and decision-making processes (</w:t>
      </w:r>
      <w:proofErr w:type="spellStart"/>
      <w:r w:rsidRPr="00B1353A">
        <w:rPr>
          <w:rFonts w:ascii="Times New Roman" w:hAnsi="Times New Roman" w:cs="Times New Roman"/>
          <w:sz w:val="24"/>
        </w:rPr>
        <w:t>Dwivedi</w:t>
      </w:r>
      <w:proofErr w:type="spellEnd"/>
      <w:r w:rsidRPr="00B1353A">
        <w:rPr>
          <w:rFonts w:ascii="Times New Roman" w:hAnsi="Times New Roman" w:cs="Times New Roman"/>
          <w:sz w:val="24"/>
        </w:rPr>
        <w:t xml:space="preserve"> et al., 2021). However, studies indicate that the effectiveness of these technologies depends largely on how well they are aligned with user needs, giving rise to the concept of user-centred AI, which emphasizes usability, accessibility, and human–AI interaction (</w:t>
      </w:r>
      <w:proofErr w:type="spellStart"/>
      <w:r w:rsidRPr="00B1353A">
        <w:rPr>
          <w:rFonts w:ascii="Times New Roman" w:hAnsi="Times New Roman" w:cs="Times New Roman"/>
          <w:sz w:val="24"/>
        </w:rPr>
        <w:t>Floridi</w:t>
      </w:r>
      <w:proofErr w:type="spellEnd"/>
      <w:r w:rsidRPr="00B1353A">
        <w:rPr>
          <w:rFonts w:ascii="Times New Roman" w:hAnsi="Times New Roman" w:cs="Times New Roman"/>
          <w:sz w:val="24"/>
        </w:rPr>
        <w:t xml:space="preserve"> et al., 2021). In parallel, digital humanities approaches contribute to knowledge mobilisation by incorporating cultural context, linguistic diversity, and participatory knowledge creation, thereby enhancing inclusivity and relevance (</w:t>
      </w:r>
      <w:proofErr w:type="spellStart"/>
      <w:r w:rsidRPr="00B1353A">
        <w:rPr>
          <w:rFonts w:ascii="Times New Roman" w:hAnsi="Times New Roman" w:cs="Times New Roman"/>
          <w:sz w:val="24"/>
        </w:rPr>
        <w:t>Nyabola</w:t>
      </w:r>
      <w:proofErr w:type="spellEnd"/>
      <w:r w:rsidRPr="00B1353A">
        <w:rPr>
          <w:rFonts w:ascii="Times New Roman" w:hAnsi="Times New Roman" w:cs="Times New Roman"/>
          <w:sz w:val="24"/>
        </w:rPr>
        <w:t>, 2022).</w:t>
      </w:r>
    </w:p>
    <w:p w14:paraId="227AC9DD" w14:textId="4391C4B0" w:rsidR="00B1353A" w:rsidRPr="00B1353A" w:rsidRDefault="00B1353A" w:rsidP="00F1343C">
      <w:pPr>
        <w:spacing w:line="360" w:lineRule="auto"/>
        <w:jc w:val="both"/>
        <w:rPr>
          <w:rFonts w:ascii="Times New Roman" w:hAnsi="Times New Roman" w:cs="Times New Roman"/>
          <w:sz w:val="24"/>
        </w:rPr>
      </w:pPr>
      <w:r w:rsidRPr="00B1353A">
        <w:rPr>
          <w:rFonts w:ascii="Times New Roman" w:hAnsi="Times New Roman" w:cs="Times New Roman"/>
          <w:sz w:val="24"/>
        </w:rPr>
        <w:t>Despite these advancements, empirical evidence from African contexts suggests that knowledge mobilisation remains constrained by limited infrastructure, low technical capacity, and weak integration of socio-cultural factors (Mhlanga, 2023). Furthermore, existing knowledge management practices in many public research libraries remain largely system-centred, with minimal focus on user experience and engagement (</w:t>
      </w:r>
      <w:proofErr w:type="spellStart"/>
      <w:r w:rsidRPr="00B1353A">
        <w:rPr>
          <w:rFonts w:ascii="Times New Roman" w:hAnsi="Times New Roman" w:cs="Times New Roman"/>
          <w:sz w:val="24"/>
        </w:rPr>
        <w:t>Kipyegen</w:t>
      </w:r>
      <w:proofErr w:type="spellEnd"/>
      <w:r w:rsidRPr="00B1353A">
        <w:rPr>
          <w:rFonts w:ascii="Times New Roman" w:hAnsi="Times New Roman" w:cs="Times New Roman"/>
          <w:sz w:val="24"/>
        </w:rPr>
        <w:t xml:space="preserve"> &amp; </w:t>
      </w:r>
      <w:proofErr w:type="spellStart"/>
      <w:r w:rsidRPr="00B1353A">
        <w:rPr>
          <w:rFonts w:ascii="Times New Roman" w:hAnsi="Times New Roman" w:cs="Times New Roman"/>
          <w:sz w:val="24"/>
        </w:rPr>
        <w:t>Wanyembi</w:t>
      </w:r>
      <w:proofErr w:type="spellEnd"/>
      <w:r w:rsidRPr="00B1353A">
        <w:rPr>
          <w:rFonts w:ascii="Times New Roman" w:hAnsi="Times New Roman" w:cs="Times New Roman"/>
          <w:sz w:val="24"/>
        </w:rPr>
        <w:t>, 2020). This indicates a gap in integrating AI capabilities with user-centred and culturally grounded approaches, which this study seeks to address by examining their combined influence on knowledge mobilization.</w:t>
      </w:r>
    </w:p>
    <w:p w14:paraId="14CE3880" w14:textId="38DAF17A"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Theoretical review </w:t>
      </w:r>
    </w:p>
    <w:p w14:paraId="331EAB44" w14:textId="77777777" w:rsidR="00B1353A" w:rsidRPr="00F1343C" w:rsidRDefault="00B1353A" w:rsidP="00F1343C">
      <w:pPr>
        <w:spacing w:line="360" w:lineRule="auto"/>
        <w:jc w:val="both"/>
        <w:rPr>
          <w:rFonts w:ascii="Times New Roman" w:hAnsi="Times New Roman" w:cs="Times New Roman"/>
          <w:sz w:val="24"/>
        </w:rPr>
      </w:pPr>
      <w:r w:rsidRPr="00F1343C">
        <w:rPr>
          <w:rFonts w:ascii="Times New Roman" w:hAnsi="Times New Roman" w:cs="Times New Roman"/>
          <w:sz w:val="24"/>
        </w:rPr>
        <w:t>This study is anchored on the Knowledge-Based View (KBV) of the firm, which posits that knowledge is the most strategic resource for enhancing organisational performance and competitive advantage. The KBV emphasizes the creation, integration, and utilisation of knowledge as central to organisational success. In the context of public research libraries, this theory underscores the importance of effective knowledge mobilisation systems that facilitate access, sharing, and application of information resources. The integration of AI technologies enhances these processes by improving knowledge discovery and utilisation, while user-centred approaches ensure that such systems remain relevant and accessible to users (Grant, 2020).</w:t>
      </w:r>
    </w:p>
    <w:p w14:paraId="426EB800" w14:textId="12A11CCB" w:rsidR="007745B1" w:rsidRPr="00F1343C" w:rsidRDefault="00B1353A" w:rsidP="00F1343C">
      <w:pPr>
        <w:spacing w:line="360" w:lineRule="auto"/>
        <w:jc w:val="both"/>
        <w:rPr>
          <w:rFonts w:ascii="Times New Roman" w:hAnsi="Times New Roman" w:cs="Times New Roman"/>
          <w:sz w:val="24"/>
        </w:rPr>
      </w:pPr>
      <w:r w:rsidRPr="00F1343C">
        <w:rPr>
          <w:rFonts w:ascii="Times New Roman" w:hAnsi="Times New Roman" w:cs="Times New Roman"/>
          <w:sz w:val="24"/>
        </w:rPr>
        <w:t xml:space="preserve">Additionally, the study draws on the Sociotechnical Systems Theory, which highlights the interdependence between social and technical components within an organisation. This theory argues that optimal system performance is achieved when technological innovations are aligned with human, organisational, and cultural factors. In knowledge mobilisation, this implies that AI systems must be designed with consideration for user needs, institutional contexts, and cultural diversity (Baxter &amp; </w:t>
      </w:r>
      <w:proofErr w:type="spellStart"/>
      <w:r w:rsidRPr="00F1343C">
        <w:rPr>
          <w:rFonts w:ascii="Times New Roman" w:hAnsi="Times New Roman" w:cs="Times New Roman"/>
          <w:sz w:val="24"/>
        </w:rPr>
        <w:t>Sommerville</w:t>
      </w:r>
      <w:proofErr w:type="spellEnd"/>
      <w:r w:rsidRPr="00F1343C">
        <w:rPr>
          <w:rFonts w:ascii="Times New Roman" w:hAnsi="Times New Roman" w:cs="Times New Roman"/>
          <w:sz w:val="24"/>
        </w:rPr>
        <w:t>, 2021). By integrating these theories, the study provides a comprehensive framework that explains how technological capabilities and human-centred design jointly influence knowledge mobilisation in public research libraries.</w:t>
      </w:r>
    </w:p>
    <w:p w14:paraId="44EE13B6" w14:textId="1BC172CC"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Methodology </w:t>
      </w:r>
    </w:p>
    <w:p w14:paraId="4775567C" w14:textId="36E34BBC" w:rsidR="00BD7B83" w:rsidRPr="00F1343C" w:rsidRDefault="00BD7B83" w:rsidP="00F1343C">
      <w:pPr>
        <w:spacing w:line="360" w:lineRule="auto"/>
        <w:jc w:val="both"/>
        <w:rPr>
          <w:rFonts w:ascii="Times New Roman" w:hAnsi="Times New Roman" w:cs="Times New Roman"/>
          <w:sz w:val="24"/>
        </w:rPr>
      </w:pPr>
      <w:r w:rsidRPr="00F1343C">
        <w:rPr>
          <w:rFonts w:ascii="Times New Roman" w:hAnsi="Times New Roman" w:cs="Times New Roman"/>
          <w:sz w:val="24"/>
        </w:rPr>
        <w:t xml:space="preserve">This study adopted a </w:t>
      </w:r>
      <w:commentRangeStart w:id="11"/>
      <w:r w:rsidRPr="00F1343C">
        <w:rPr>
          <w:rFonts w:ascii="Times New Roman" w:hAnsi="Times New Roman" w:cs="Times New Roman"/>
          <w:sz w:val="24"/>
        </w:rPr>
        <w:t xml:space="preserve">mixed-methods </w:t>
      </w:r>
      <w:commentRangeEnd w:id="11"/>
      <w:r w:rsidR="00AF4F08">
        <w:rPr>
          <w:rStyle w:val="CommentReference"/>
        </w:rPr>
        <w:commentReference w:id="11"/>
      </w:r>
      <w:r w:rsidRPr="00F1343C">
        <w:rPr>
          <w:rFonts w:ascii="Times New Roman" w:hAnsi="Times New Roman" w:cs="Times New Roman"/>
          <w:sz w:val="24"/>
        </w:rPr>
        <w:t>research design to examine how user-centred artificial intelligence (AI) and digital humanities approaches can enhance knowledge mobilisation in public research libraries in Nairobi County, Kenya. The mixed-methods approach enabled the collection of both quantitative and qualitative data, thereby providing a comprehensive and triangulated understanding of the phenomenon under study.</w:t>
      </w:r>
      <w:r w:rsidR="00453050" w:rsidRPr="00F1343C">
        <w:rPr>
          <w:rFonts w:ascii="Times New Roman" w:hAnsi="Times New Roman" w:cs="Times New Roman"/>
          <w:sz w:val="24"/>
        </w:rPr>
        <w:t xml:space="preserve"> </w:t>
      </w:r>
      <w:r w:rsidRPr="00F1343C">
        <w:rPr>
          <w:rFonts w:ascii="Times New Roman" w:hAnsi="Times New Roman" w:cs="Times New Roman"/>
          <w:sz w:val="24"/>
        </w:rPr>
        <w:t xml:space="preserve">The target population comprised 132 respondents drawn from selected public research libraries, including library managers, professional librarians, and </w:t>
      </w:r>
      <w:commentRangeStart w:id="12"/>
      <w:r w:rsidRPr="00F1343C">
        <w:rPr>
          <w:rFonts w:ascii="Times New Roman" w:hAnsi="Times New Roman" w:cs="Times New Roman"/>
          <w:sz w:val="24"/>
        </w:rPr>
        <w:t xml:space="preserve">information/knowledge management staff. </w:t>
      </w:r>
      <w:commentRangeEnd w:id="12"/>
      <w:r w:rsidR="00AF4F08">
        <w:rPr>
          <w:rStyle w:val="CommentReference"/>
        </w:rPr>
        <w:commentReference w:id="12"/>
      </w:r>
      <w:r w:rsidRPr="00F1343C">
        <w:rPr>
          <w:rFonts w:ascii="Times New Roman" w:hAnsi="Times New Roman" w:cs="Times New Roman"/>
          <w:sz w:val="24"/>
        </w:rPr>
        <w:t xml:space="preserve">These groups were considered appropriate due to their direct involvement in knowledge management processes and digital system implementation. To ensure representativeness, a combination of stratified and purposive sampling techniques was employed. Stratified sampling was used to categorize respondents into relevant groups, while purposive sampling identified key informants with specialized knowledge. </w:t>
      </w:r>
      <w:commentRangeStart w:id="13"/>
      <w:r w:rsidRPr="00F1343C">
        <w:rPr>
          <w:rFonts w:ascii="Times New Roman" w:hAnsi="Times New Roman" w:cs="Times New Roman"/>
          <w:sz w:val="24"/>
        </w:rPr>
        <w:t>Using the Yamane (1967) formula at a 95% confidence level, a sample size of 99 respondents was obtained, alongside 10 key informants for interviews.</w:t>
      </w:r>
      <w:commentRangeEnd w:id="13"/>
      <w:r w:rsidR="00AF4F08">
        <w:rPr>
          <w:rStyle w:val="CommentReference"/>
        </w:rPr>
        <w:commentReference w:id="13"/>
      </w:r>
    </w:p>
    <w:p w14:paraId="0569D3B1" w14:textId="76A7D3C2" w:rsidR="00BD7B83" w:rsidRPr="00F1343C" w:rsidRDefault="00BD7B83" w:rsidP="00F1343C">
      <w:pPr>
        <w:spacing w:line="360" w:lineRule="auto"/>
        <w:jc w:val="both"/>
        <w:rPr>
          <w:rFonts w:ascii="Times New Roman" w:hAnsi="Times New Roman" w:cs="Times New Roman"/>
          <w:sz w:val="24"/>
        </w:rPr>
      </w:pPr>
      <w:r w:rsidRPr="00F1343C">
        <w:rPr>
          <w:rFonts w:ascii="Times New Roman" w:hAnsi="Times New Roman" w:cs="Times New Roman"/>
          <w:sz w:val="24"/>
        </w:rPr>
        <w:t>Data were collected using structured questionnaires and semi-structured interview guides. Questionnaires captured quantitative data on AI adoption, user engagement, and knowledge mobilisation practices, while interviews provided in-depth insights into institutional experiences, challenges, and policy contexts. Data collection was conducted after obtaining necessary approvals, with questionnaires administered physically or electronically and interviews conducted at convenient times.</w:t>
      </w:r>
      <w:r w:rsidR="00453050" w:rsidRPr="00F1343C">
        <w:rPr>
          <w:rFonts w:ascii="Times New Roman" w:hAnsi="Times New Roman" w:cs="Times New Roman"/>
          <w:sz w:val="24"/>
        </w:rPr>
        <w:t xml:space="preserve"> </w:t>
      </w:r>
      <w:r w:rsidRPr="00F1343C">
        <w:rPr>
          <w:rFonts w:ascii="Times New Roman" w:hAnsi="Times New Roman" w:cs="Times New Roman"/>
          <w:sz w:val="24"/>
        </w:rPr>
        <w:t>Quantitative data were analysed using descriptive and inferential statistics with SPSS, while qualitative data were analysed through thematic analysis. Ethical considerations, including informed consent, confidentiality, voluntary participation, and secure data handling, were strictly upheld throughout the study</w:t>
      </w:r>
    </w:p>
    <w:p w14:paraId="5E15BA5B" w14:textId="4152B566" w:rsidR="007745B1" w:rsidRPr="00275957" w:rsidRDefault="007745B1"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Results </w:t>
      </w:r>
    </w:p>
    <w:p w14:paraId="16B36F72" w14:textId="0C9941FF" w:rsidR="00AE1F1A" w:rsidRPr="00AE1F1A" w:rsidRDefault="00AE1F1A" w:rsidP="00E42FA1">
      <w:pPr>
        <w:spacing w:line="360" w:lineRule="auto"/>
        <w:jc w:val="both"/>
        <w:rPr>
          <w:rFonts w:ascii="Times New Roman" w:hAnsi="Times New Roman" w:cs="Times New Roman"/>
          <w:sz w:val="24"/>
        </w:rPr>
      </w:pPr>
      <w:r w:rsidRPr="00AE1F1A">
        <w:rPr>
          <w:rFonts w:ascii="Times New Roman" w:hAnsi="Times New Roman" w:cs="Times New Roman"/>
          <w:sz w:val="24"/>
        </w:rPr>
        <w:t>The following were the results</w:t>
      </w:r>
    </w:p>
    <w:p w14:paraId="1D05ECF6" w14:textId="389A68CE" w:rsidR="007745B1" w:rsidRPr="00AE1F1A" w:rsidRDefault="00AE1F1A" w:rsidP="00E42FA1">
      <w:pPr>
        <w:spacing w:line="360" w:lineRule="auto"/>
        <w:jc w:val="both"/>
        <w:rPr>
          <w:rFonts w:ascii="Times New Roman" w:hAnsi="Times New Roman" w:cs="Times New Roman"/>
          <w:b/>
          <w:sz w:val="24"/>
        </w:rPr>
      </w:pPr>
      <w:r w:rsidRPr="00AE1F1A">
        <w:rPr>
          <w:rFonts w:ascii="Times New Roman" w:hAnsi="Times New Roman" w:cs="Times New Roman"/>
          <w:b/>
          <w:sz w:val="24"/>
        </w:rPr>
        <w:t xml:space="preserve">Personal information </w:t>
      </w:r>
    </w:p>
    <w:p w14:paraId="001828F3" w14:textId="1A292C6F" w:rsidR="00AE1F1A" w:rsidRPr="00AE1F1A" w:rsidRDefault="00AE1F1A" w:rsidP="00AE1F1A">
      <w:pPr>
        <w:spacing w:line="360" w:lineRule="auto"/>
        <w:jc w:val="both"/>
        <w:rPr>
          <w:rFonts w:ascii="Times New Roman" w:hAnsi="Times New Roman" w:cs="Times New Roman"/>
          <w:sz w:val="24"/>
        </w:rPr>
      </w:pPr>
      <w:r w:rsidRPr="00AE1F1A">
        <w:rPr>
          <w:rFonts w:ascii="Times New Roman" w:hAnsi="Times New Roman" w:cs="Times New Roman"/>
          <w:sz w:val="24"/>
        </w:rPr>
        <w:t>The study collected background information to help understand the characteristics of respondents involved in knowledge mobilisation in public research libraries. The first aspect of bio data was professional category, where respondents were grouped into library managers, professional librarians, and information/knowledge management staff to capture diverse operational and strategic perspectives. The second aspect was level of education, which ranged from diploma holders to postgraduate degree holders, indicating the academic and professional capacity of respondents in handling artificial intelligence (AI) and digital library systems. The third aspect was years of experience in library and information services, which provided insight into respondents’ exposure to knowledge management practices and digital transformation initiatives. Most respondents had over five years of experience, suggesting adequate familiarity with library operations and emerging technologies. These bio data variables were essential in interpreting findings and ensuring that responses reflected both professional competence and institutional experience in AI adoption</w:t>
      </w:r>
    </w:p>
    <w:p w14:paraId="209F2FD1" w14:textId="3B32C34A" w:rsidR="00AC7CAF" w:rsidRPr="00AC7CAF" w:rsidRDefault="00AC7CAF" w:rsidP="00AC7CAF">
      <w:pPr>
        <w:rPr>
          <w:rFonts w:ascii="Times New Roman" w:hAnsi="Times New Roman" w:cs="Times New Roman"/>
          <w:b/>
          <w:sz w:val="24"/>
        </w:rPr>
      </w:pPr>
      <w:r w:rsidRPr="00AC7CAF">
        <w:rPr>
          <w:rFonts w:ascii="Times New Roman" w:hAnsi="Times New Roman" w:cs="Times New Roman"/>
          <w:b/>
          <w:sz w:val="24"/>
        </w:rPr>
        <w:t>Current State of AI-Enabled Knowledge Mobilisation</w:t>
      </w:r>
    </w:p>
    <w:p w14:paraId="15FA3793" w14:textId="2829CE31" w:rsidR="00AC7CAF" w:rsidRPr="00AC7CAF" w:rsidRDefault="00AE1F1A" w:rsidP="00AC7CAF">
      <w:pPr>
        <w:rPr>
          <w:rFonts w:ascii="Times New Roman" w:hAnsi="Times New Roman" w:cs="Times New Roman"/>
          <w:sz w:val="24"/>
        </w:rPr>
      </w:pPr>
      <w:r>
        <w:rPr>
          <w:rFonts w:ascii="Times New Roman" w:hAnsi="Times New Roman" w:cs="Times New Roman"/>
          <w:sz w:val="24"/>
        </w:rPr>
        <w:t xml:space="preserve">Table </w:t>
      </w:r>
      <w:r w:rsidR="00AC7CAF" w:rsidRPr="00AC7CAF">
        <w:rPr>
          <w:rFonts w:ascii="Times New Roman" w:hAnsi="Times New Roman" w:cs="Times New Roman"/>
          <w:sz w:val="24"/>
        </w:rPr>
        <w:t>1: Descriptive Statistics on AI Adoption</w:t>
      </w:r>
    </w:p>
    <w:tbl>
      <w:tblPr>
        <w:tblStyle w:val="TableGrid"/>
        <w:tblW w:w="0" w:type="auto"/>
        <w:tblLook w:val="04A0" w:firstRow="1" w:lastRow="0" w:firstColumn="1" w:lastColumn="0" w:noHBand="0" w:noVBand="1"/>
      </w:tblPr>
      <w:tblGrid>
        <w:gridCol w:w="4225"/>
        <w:gridCol w:w="1440"/>
        <w:gridCol w:w="1170"/>
        <w:gridCol w:w="990"/>
        <w:gridCol w:w="1191"/>
      </w:tblGrid>
      <w:tr w:rsidR="00AC7CAF" w:rsidRPr="0006285C" w14:paraId="03CD8311" w14:textId="77777777" w:rsidTr="0006285C">
        <w:tc>
          <w:tcPr>
            <w:tcW w:w="4225" w:type="dxa"/>
          </w:tcPr>
          <w:p w14:paraId="32D6F4A4" w14:textId="605F5253"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 xml:space="preserve">Variable </w:t>
            </w:r>
          </w:p>
        </w:tc>
        <w:tc>
          <w:tcPr>
            <w:tcW w:w="1440" w:type="dxa"/>
          </w:tcPr>
          <w:p w14:paraId="7B73FEC2" w14:textId="05991B9B"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 xml:space="preserve">Mean </w:t>
            </w:r>
          </w:p>
        </w:tc>
        <w:tc>
          <w:tcPr>
            <w:tcW w:w="1170" w:type="dxa"/>
          </w:tcPr>
          <w:p w14:paraId="2C0147BF" w14:textId="724CA12D"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 xml:space="preserve">Median </w:t>
            </w:r>
          </w:p>
        </w:tc>
        <w:tc>
          <w:tcPr>
            <w:tcW w:w="990" w:type="dxa"/>
          </w:tcPr>
          <w:p w14:paraId="482A3A2F" w14:textId="3C87C0DB"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Mode</w:t>
            </w:r>
          </w:p>
        </w:tc>
        <w:tc>
          <w:tcPr>
            <w:tcW w:w="1191" w:type="dxa"/>
          </w:tcPr>
          <w:p w14:paraId="17070813" w14:textId="209F2ECE" w:rsidR="00AC7CAF" w:rsidRPr="0006285C" w:rsidRDefault="00AC7CAF"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Std. Dev</w:t>
            </w:r>
          </w:p>
        </w:tc>
      </w:tr>
      <w:tr w:rsidR="00AC7CAF" w14:paraId="7B06A431" w14:textId="77777777" w:rsidTr="0006285C">
        <w:tc>
          <w:tcPr>
            <w:tcW w:w="4225" w:type="dxa"/>
          </w:tcPr>
          <w:p w14:paraId="7E29E58F" w14:textId="2FB700C9"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Information retrieval systems</w:t>
            </w:r>
          </w:p>
        </w:tc>
        <w:tc>
          <w:tcPr>
            <w:tcW w:w="1440" w:type="dxa"/>
          </w:tcPr>
          <w:p w14:paraId="28589C9B" w14:textId="2C46D8BE"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3.46</w:t>
            </w:r>
          </w:p>
        </w:tc>
        <w:tc>
          <w:tcPr>
            <w:tcW w:w="1170" w:type="dxa"/>
          </w:tcPr>
          <w:p w14:paraId="6A7CB14F" w14:textId="22E9D21F"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3.50</w:t>
            </w:r>
          </w:p>
        </w:tc>
        <w:tc>
          <w:tcPr>
            <w:tcW w:w="990" w:type="dxa"/>
          </w:tcPr>
          <w:p w14:paraId="4CAB1D15" w14:textId="3EFE675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5B87925B" w14:textId="68EE9026"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0.98</w:t>
            </w:r>
          </w:p>
        </w:tc>
      </w:tr>
      <w:tr w:rsidR="00AC7CAF" w14:paraId="5DE16877" w14:textId="77777777" w:rsidTr="0006285C">
        <w:tc>
          <w:tcPr>
            <w:tcW w:w="4225" w:type="dxa"/>
          </w:tcPr>
          <w:p w14:paraId="48D5E4A9" w14:textId="083AE9E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 xml:space="preserve">Cataloguing &amp; </w:t>
            </w:r>
            <w:proofErr w:type="spellStart"/>
            <w:r>
              <w:rPr>
                <w:rFonts w:ascii="Times New Roman" w:hAnsi="Times New Roman" w:cs="Times New Roman"/>
                <w:sz w:val="24"/>
              </w:rPr>
              <w:t>Calssification</w:t>
            </w:r>
            <w:proofErr w:type="spellEnd"/>
          </w:p>
        </w:tc>
        <w:tc>
          <w:tcPr>
            <w:tcW w:w="1440" w:type="dxa"/>
          </w:tcPr>
          <w:p w14:paraId="50B200C9" w14:textId="78EA2A1E"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3.26</w:t>
            </w:r>
          </w:p>
        </w:tc>
        <w:tc>
          <w:tcPr>
            <w:tcW w:w="1170" w:type="dxa"/>
          </w:tcPr>
          <w:p w14:paraId="57D4ED3E" w14:textId="42C260BD"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3.00</w:t>
            </w:r>
          </w:p>
        </w:tc>
        <w:tc>
          <w:tcPr>
            <w:tcW w:w="990" w:type="dxa"/>
          </w:tcPr>
          <w:p w14:paraId="1E9E55A4" w14:textId="40CFC0B6"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w:t>
            </w:r>
          </w:p>
        </w:tc>
        <w:tc>
          <w:tcPr>
            <w:tcW w:w="1191" w:type="dxa"/>
          </w:tcPr>
          <w:p w14:paraId="3B48408E" w14:textId="7890FFA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1.02</w:t>
            </w:r>
          </w:p>
        </w:tc>
      </w:tr>
      <w:tr w:rsidR="00AC7CAF" w14:paraId="213DAA69" w14:textId="77777777" w:rsidTr="0006285C">
        <w:tc>
          <w:tcPr>
            <w:tcW w:w="4225" w:type="dxa"/>
          </w:tcPr>
          <w:p w14:paraId="2B71981D" w14:textId="4ED0A3CA" w:rsidR="00AC7CAF" w:rsidRDefault="0006285C" w:rsidP="00E42FA1">
            <w:pPr>
              <w:spacing w:line="360" w:lineRule="auto"/>
              <w:jc w:val="both"/>
              <w:rPr>
                <w:rFonts w:ascii="Times New Roman" w:hAnsi="Times New Roman" w:cs="Times New Roman"/>
                <w:sz w:val="24"/>
              </w:rPr>
            </w:pPr>
            <w:r>
              <w:rPr>
                <w:rFonts w:ascii="Times New Roman" w:hAnsi="Times New Roman" w:cs="Times New Roman"/>
                <w:sz w:val="24"/>
              </w:rPr>
              <w:t>Personalised user services</w:t>
            </w:r>
          </w:p>
        </w:tc>
        <w:tc>
          <w:tcPr>
            <w:tcW w:w="1440" w:type="dxa"/>
          </w:tcPr>
          <w:p w14:paraId="3FE5662E" w14:textId="1BD66B8E"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2.80</w:t>
            </w:r>
          </w:p>
        </w:tc>
        <w:tc>
          <w:tcPr>
            <w:tcW w:w="1170" w:type="dxa"/>
          </w:tcPr>
          <w:p w14:paraId="5E8DBDCA" w14:textId="6CCFE9EA"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3.00</w:t>
            </w:r>
          </w:p>
        </w:tc>
        <w:tc>
          <w:tcPr>
            <w:tcW w:w="990" w:type="dxa"/>
          </w:tcPr>
          <w:p w14:paraId="7EB6C85E" w14:textId="7D20D7DC"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2</w:t>
            </w:r>
          </w:p>
        </w:tc>
        <w:tc>
          <w:tcPr>
            <w:tcW w:w="1191" w:type="dxa"/>
          </w:tcPr>
          <w:p w14:paraId="4531C41F" w14:textId="1E42D7F0"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1.10</w:t>
            </w:r>
          </w:p>
        </w:tc>
      </w:tr>
      <w:tr w:rsidR="00AC7CAF" w14:paraId="0B799405" w14:textId="77777777" w:rsidTr="0006285C">
        <w:tc>
          <w:tcPr>
            <w:tcW w:w="4225" w:type="dxa"/>
          </w:tcPr>
          <w:p w14:paraId="55BF4D1E" w14:textId="413E18B8" w:rsidR="00AC7CAF" w:rsidRDefault="0006285C" w:rsidP="00E42FA1">
            <w:pPr>
              <w:spacing w:line="360" w:lineRule="auto"/>
              <w:jc w:val="both"/>
              <w:rPr>
                <w:rFonts w:ascii="Times New Roman" w:hAnsi="Times New Roman" w:cs="Times New Roman"/>
                <w:sz w:val="24"/>
              </w:rPr>
            </w:pPr>
            <w:r>
              <w:rPr>
                <w:rFonts w:ascii="Times New Roman" w:hAnsi="Times New Roman" w:cs="Times New Roman"/>
                <w:sz w:val="24"/>
              </w:rPr>
              <w:t>Digital content management</w:t>
            </w:r>
          </w:p>
        </w:tc>
        <w:tc>
          <w:tcPr>
            <w:tcW w:w="1440" w:type="dxa"/>
          </w:tcPr>
          <w:p w14:paraId="26FE62F9" w14:textId="4A5A0AF7"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3.58</w:t>
            </w:r>
          </w:p>
        </w:tc>
        <w:tc>
          <w:tcPr>
            <w:tcW w:w="1170" w:type="dxa"/>
          </w:tcPr>
          <w:p w14:paraId="0827B397" w14:textId="335AADAC"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7621661E" w14:textId="700619A4"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7A578AED" w14:textId="16311896" w:rsidR="00AC7CAF" w:rsidRDefault="00AC7CAF" w:rsidP="00E42FA1">
            <w:pPr>
              <w:spacing w:line="360" w:lineRule="auto"/>
              <w:jc w:val="both"/>
              <w:rPr>
                <w:rFonts w:ascii="Times New Roman" w:hAnsi="Times New Roman" w:cs="Times New Roman"/>
                <w:sz w:val="24"/>
              </w:rPr>
            </w:pPr>
            <w:r>
              <w:rPr>
                <w:rFonts w:ascii="Times New Roman" w:hAnsi="Times New Roman" w:cs="Times New Roman"/>
                <w:sz w:val="24"/>
              </w:rPr>
              <w:t>0.89</w:t>
            </w:r>
          </w:p>
        </w:tc>
      </w:tr>
    </w:tbl>
    <w:p w14:paraId="158C2861" w14:textId="77777777" w:rsidR="00AC7CAF" w:rsidRDefault="00AC7CAF" w:rsidP="00E42FA1">
      <w:pPr>
        <w:spacing w:line="360" w:lineRule="auto"/>
        <w:jc w:val="both"/>
        <w:rPr>
          <w:rFonts w:ascii="Times New Roman" w:hAnsi="Times New Roman" w:cs="Times New Roman"/>
          <w:sz w:val="24"/>
        </w:rPr>
      </w:pPr>
    </w:p>
    <w:p w14:paraId="41CC62D4" w14:textId="77777777" w:rsidR="0006285C" w:rsidRDefault="0006285C" w:rsidP="00AE1F1A">
      <w:pPr>
        <w:pStyle w:val="NormalWeb"/>
        <w:spacing w:line="360" w:lineRule="auto"/>
        <w:jc w:val="both"/>
      </w:pPr>
      <w:r>
        <w:t xml:space="preserve">The findings indicate that AI adoption in knowledge </w:t>
      </w:r>
      <w:proofErr w:type="spellStart"/>
      <w:r>
        <w:t>mobilisation</w:t>
      </w:r>
      <w:proofErr w:type="spellEnd"/>
      <w:r>
        <w:t xml:space="preserve"> is moderate across public research libraries. Digital content management recorded the highest mean (3.58), with a median and mode of 4, suggesting that most respondents agreed that AI is actively used in managing digital resources. Information retrieval systems also showed moderate adoption (mean = 3.46), indicating that AI tools are somewhat effective in enhancing access to information. However, </w:t>
      </w:r>
      <w:proofErr w:type="spellStart"/>
      <w:r>
        <w:t>personalised</w:t>
      </w:r>
      <w:proofErr w:type="spellEnd"/>
      <w:r>
        <w:t xml:space="preserve"> user services recorded the lowest mean (2.80), with a mode of 2, demonstrating that most respondents disagreed on the effectiveness of AI in delivering tailored user experiences.</w:t>
      </w:r>
    </w:p>
    <w:p w14:paraId="58F831E3" w14:textId="77777777" w:rsidR="0006285C" w:rsidRDefault="0006285C" w:rsidP="00AE1F1A">
      <w:pPr>
        <w:pStyle w:val="NormalWeb"/>
        <w:spacing w:line="360" w:lineRule="auto"/>
        <w:jc w:val="both"/>
      </w:pPr>
      <w:r>
        <w:t xml:space="preserve">The standard deviation values, ranging from 0.89 to 1.10, indicate moderate variability in responses, suggesting inconsistencies in AI adoption across institutions. Interview findings support these results, with one respondent noting, </w:t>
      </w:r>
      <w:r>
        <w:rPr>
          <w:rStyle w:val="Emphasis"/>
          <w:rFonts w:eastAsiaTheme="majorEastAsia"/>
        </w:rPr>
        <w:t xml:space="preserve">“We rely on automated systems, but they are not advanced enough to </w:t>
      </w:r>
      <w:proofErr w:type="spellStart"/>
      <w:r>
        <w:rPr>
          <w:rStyle w:val="Emphasis"/>
          <w:rFonts w:eastAsiaTheme="majorEastAsia"/>
        </w:rPr>
        <w:t>personalise</w:t>
      </w:r>
      <w:proofErr w:type="spellEnd"/>
      <w:r>
        <w:rPr>
          <w:rStyle w:val="Emphasis"/>
          <w:rFonts w:eastAsiaTheme="majorEastAsia"/>
        </w:rPr>
        <w:t xml:space="preserve"> services.”</w:t>
      </w:r>
      <w:r>
        <w:t xml:space="preserve"> Another added, </w:t>
      </w:r>
      <w:r>
        <w:rPr>
          <w:rStyle w:val="Emphasis"/>
          <w:rFonts w:eastAsiaTheme="majorEastAsia"/>
        </w:rPr>
        <w:t>“Most AI applications are limited to basic functions like search and indexing.”</w:t>
      </w:r>
    </w:p>
    <w:p w14:paraId="449EA742" w14:textId="77777777" w:rsidR="0006285C" w:rsidRDefault="0006285C" w:rsidP="00AE1F1A">
      <w:pPr>
        <w:pStyle w:val="NormalWeb"/>
        <w:spacing w:line="360" w:lineRule="auto"/>
        <w:jc w:val="both"/>
      </w:pPr>
      <w:r>
        <w:t>These findings suggest that while AI is present in core operations, its application remains largely system-oriented, with limited integration of user-</w:t>
      </w:r>
      <w:proofErr w:type="spellStart"/>
      <w:r>
        <w:t>centred</w:t>
      </w:r>
      <w:proofErr w:type="spellEnd"/>
      <w:r>
        <w:t xml:space="preserve"> functionalities, highlighting a critical gap in knowledge </w:t>
      </w:r>
      <w:proofErr w:type="spellStart"/>
      <w:r>
        <w:t>mobilisation</w:t>
      </w:r>
      <w:proofErr w:type="spellEnd"/>
      <w:r>
        <w:t xml:space="preserve"> practices.</w:t>
      </w:r>
    </w:p>
    <w:p w14:paraId="2A99A881" w14:textId="66D7FDAC" w:rsidR="00275957" w:rsidRDefault="0006285C" w:rsidP="00E42FA1">
      <w:pPr>
        <w:spacing w:line="360" w:lineRule="auto"/>
        <w:jc w:val="both"/>
        <w:rPr>
          <w:rFonts w:ascii="Times New Roman" w:hAnsi="Times New Roman" w:cs="Times New Roman"/>
          <w:b/>
          <w:sz w:val="24"/>
        </w:rPr>
      </w:pPr>
      <w:r w:rsidRPr="0006285C">
        <w:rPr>
          <w:rFonts w:ascii="Times New Roman" w:hAnsi="Times New Roman" w:cs="Times New Roman"/>
          <w:b/>
          <w:sz w:val="24"/>
        </w:rPr>
        <w:t>Role of User-Centred AI and Digital Humanities</w:t>
      </w:r>
    </w:p>
    <w:p w14:paraId="072BA174" w14:textId="701BF233" w:rsidR="00AE1F1A" w:rsidRPr="00AE1F1A" w:rsidRDefault="00AE1F1A" w:rsidP="00E42FA1">
      <w:pPr>
        <w:spacing w:line="360" w:lineRule="auto"/>
        <w:jc w:val="both"/>
        <w:rPr>
          <w:rFonts w:ascii="Times New Roman" w:hAnsi="Times New Roman" w:cs="Times New Roman"/>
          <w:b/>
          <w:sz w:val="24"/>
          <w:szCs w:val="24"/>
        </w:rPr>
      </w:pPr>
      <w:r w:rsidRPr="00AE1F1A">
        <w:rPr>
          <w:rFonts w:ascii="Times New Roman" w:hAnsi="Times New Roman" w:cs="Times New Roman"/>
          <w:b/>
          <w:sz w:val="24"/>
          <w:szCs w:val="24"/>
        </w:rPr>
        <w:t>Table 2: Descriptive Statistics on User-Centred AI and DH</w:t>
      </w:r>
    </w:p>
    <w:tbl>
      <w:tblPr>
        <w:tblStyle w:val="TableGrid"/>
        <w:tblW w:w="0" w:type="auto"/>
        <w:tblLook w:val="04A0" w:firstRow="1" w:lastRow="0" w:firstColumn="1" w:lastColumn="0" w:noHBand="0" w:noVBand="1"/>
      </w:tblPr>
      <w:tblGrid>
        <w:gridCol w:w="4225"/>
        <w:gridCol w:w="1440"/>
        <w:gridCol w:w="1170"/>
        <w:gridCol w:w="990"/>
        <w:gridCol w:w="1191"/>
      </w:tblGrid>
      <w:tr w:rsidR="0006285C" w14:paraId="68426F5D" w14:textId="77777777" w:rsidTr="00E03505">
        <w:tc>
          <w:tcPr>
            <w:tcW w:w="4225" w:type="dxa"/>
          </w:tcPr>
          <w:p w14:paraId="6F3BF8D2" w14:textId="77777777"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 xml:space="preserve">Variable </w:t>
            </w:r>
          </w:p>
        </w:tc>
        <w:tc>
          <w:tcPr>
            <w:tcW w:w="1440" w:type="dxa"/>
          </w:tcPr>
          <w:p w14:paraId="6AC57810" w14:textId="77777777"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 xml:space="preserve">Mean </w:t>
            </w:r>
          </w:p>
        </w:tc>
        <w:tc>
          <w:tcPr>
            <w:tcW w:w="1170" w:type="dxa"/>
          </w:tcPr>
          <w:p w14:paraId="349BEDAE" w14:textId="77777777"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 xml:space="preserve">Median </w:t>
            </w:r>
          </w:p>
        </w:tc>
        <w:tc>
          <w:tcPr>
            <w:tcW w:w="990" w:type="dxa"/>
          </w:tcPr>
          <w:p w14:paraId="5CFA0D64" w14:textId="77777777"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Mode</w:t>
            </w:r>
          </w:p>
        </w:tc>
        <w:tc>
          <w:tcPr>
            <w:tcW w:w="1191" w:type="dxa"/>
          </w:tcPr>
          <w:p w14:paraId="7FE0A5B8" w14:textId="77777777"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Std. Dev</w:t>
            </w:r>
          </w:p>
        </w:tc>
      </w:tr>
      <w:tr w:rsidR="0006285C" w14:paraId="25DEC5B2" w14:textId="77777777" w:rsidTr="00E03505">
        <w:tc>
          <w:tcPr>
            <w:tcW w:w="4225" w:type="dxa"/>
          </w:tcPr>
          <w:p w14:paraId="57B735CD" w14:textId="2182A932"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 xml:space="preserve">User engagement </w:t>
            </w:r>
          </w:p>
        </w:tc>
        <w:tc>
          <w:tcPr>
            <w:tcW w:w="1440" w:type="dxa"/>
          </w:tcPr>
          <w:p w14:paraId="2A97CC58" w14:textId="00BF3880"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3.77</w:t>
            </w:r>
          </w:p>
        </w:tc>
        <w:tc>
          <w:tcPr>
            <w:tcW w:w="1170" w:type="dxa"/>
          </w:tcPr>
          <w:p w14:paraId="1C8721C4" w14:textId="1029B12E"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07270EDC" w14:textId="73D9D02C"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0071B94F" w14:textId="15CD750D"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0.85</w:t>
            </w:r>
          </w:p>
        </w:tc>
      </w:tr>
      <w:tr w:rsidR="0006285C" w14:paraId="1AE0549F" w14:textId="77777777" w:rsidTr="00E03505">
        <w:tc>
          <w:tcPr>
            <w:tcW w:w="4225" w:type="dxa"/>
          </w:tcPr>
          <w:p w14:paraId="6E5307C4" w14:textId="0DB831B9"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Accessibility of information</w:t>
            </w:r>
          </w:p>
        </w:tc>
        <w:tc>
          <w:tcPr>
            <w:tcW w:w="1440" w:type="dxa"/>
          </w:tcPr>
          <w:p w14:paraId="025DE833" w14:textId="1B1E8DFE"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3.95</w:t>
            </w:r>
          </w:p>
        </w:tc>
        <w:tc>
          <w:tcPr>
            <w:tcW w:w="1170" w:type="dxa"/>
          </w:tcPr>
          <w:p w14:paraId="67A19D4E" w14:textId="614AD2AF"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3E1C9CB2" w14:textId="06142FAF"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6AB41D99" w14:textId="6FC67A6A"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0.80</w:t>
            </w:r>
          </w:p>
        </w:tc>
      </w:tr>
      <w:tr w:rsidR="0006285C" w14:paraId="51B8AB71" w14:textId="77777777" w:rsidTr="00E03505">
        <w:tc>
          <w:tcPr>
            <w:tcW w:w="4225" w:type="dxa"/>
          </w:tcPr>
          <w:p w14:paraId="2B1B09AA" w14:textId="25CCEBCF"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 xml:space="preserve">Cultural relevant </w:t>
            </w:r>
          </w:p>
        </w:tc>
        <w:tc>
          <w:tcPr>
            <w:tcW w:w="1440" w:type="dxa"/>
          </w:tcPr>
          <w:p w14:paraId="474E978C" w14:textId="79E5BA93"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3.75</w:t>
            </w:r>
          </w:p>
        </w:tc>
        <w:tc>
          <w:tcPr>
            <w:tcW w:w="1170" w:type="dxa"/>
          </w:tcPr>
          <w:p w14:paraId="2D18B911" w14:textId="0E817C5D"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28808789" w14:textId="4F75FE40"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65DC5BBF" w14:textId="676E0D5E"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0.88</w:t>
            </w:r>
          </w:p>
        </w:tc>
      </w:tr>
      <w:tr w:rsidR="0006285C" w14:paraId="684F1249" w14:textId="77777777" w:rsidTr="00E03505">
        <w:tc>
          <w:tcPr>
            <w:tcW w:w="4225" w:type="dxa"/>
          </w:tcPr>
          <w:p w14:paraId="3495EDF6" w14:textId="71CC4AA9"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 xml:space="preserve">User satisfaction </w:t>
            </w:r>
          </w:p>
        </w:tc>
        <w:tc>
          <w:tcPr>
            <w:tcW w:w="1440" w:type="dxa"/>
          </w:tcPr>
          <w:p w14:paraId="76D6BD06" w14:textId="2F6062FE"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3.97</w:t>
            </w:r>
          </w:p>
        </w:tc>
        <w:tc>
          <w:tcPr>
            <w:tcW w:w="1170" w:type="dxa"/>
          </w:tcPr>
          <w:p w14:paraId="271E7409" w14:textId="188CA7C5"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565643A0" w14:textId="7CA7C77F"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466D4078" w14:textId="05A3B16A" w:rsidR="0006285C" w:rsidRDefault="0006285C" w:rsidP="00E03505">
            <w:pPr>
              <w:spacing w:line="360" w:lineRule="auto"/>
              <w:jc w:val="both"/>
              <w:rPr>
                <w:rFonts w:ascii="Times New Roman" w:hAnsi="Times New Roman" w:cs="Times New Roman"/>
                <w:sz w:val="24"/>
              </w:rPr>
            </w:pPr>
            <w:r>
              <w:rPr>
                <w:rFonts w:ascii="Times New Roman" w:hAnsi="Times New Roman" w:cs="Times New Roman"/>
                <w:sz w:val="24"/>
              </w:rPr>
              <w:t>0.82</w:t>
            </w:r>
          </w:p>
        </w:tc>
      </w:tr>
    </w:tbl>
    <w:p w14:paraId="3CB259EB" w14:textId="5099A6FA" w:rsidR="0006285C" w:rsidRDefault="0006285C" w:rsidP="00E42FA1">
      <w:pPr>
        <w:spacing w:line="360" w:lineRule="auto"/>
        <w:jc w:val="both"/>
        <w:rPr>
          <w:rFonts w:ascii="Times New Roman" w:hAnsi="Times New Roman" w:cs="Times New Roman"/>
          <w:sz w:val="24"/>
        </w:rPr>
      </w:pPr>
    </w:p>
    <w:p w14:paraId="74CFAE63" w14:textId="77777777" w:rsidR="00EA3E9D" w:rsidRDefault="00EA3E9D" w:rsidP="00AE1F1A">
      <w:pPr>
        <w:pStyle w:val="NormalWeb"/>
        <w:spacing w:line="360" w:lineRule="auto"/>
        <w:jc w:val="both"/>
      </w:pPr>
      <w:r>
        <w:t>The results demonstrate that user-</w:t>
      </w:r>
      <w:proofErr w:type="spellStart"/>
      <w:r>
        <w:t>centred</w:t>
      </w:r>
      <w:proofErr w:type="spellEnd"/>
      <w:r>
        <w:t xml:space="preserve"> AI and digital humanities approaches have a strong positive influence on knowledge </w:t>
      </w:r>
      <w:proofErr w:type="spellStart"/>
      <w:r>
        <w:t>mobilisation</w:t>
      </w:r>
      <w:proofErr w:type="spellEnd"/>
      <w:r>
        <w:t>. Accessibility of information (mean = 3.95) and user satisfaction (mean = 3.97) recorded the highest scores, indicating that integrating user-focused AI significantly enhances the usability and effectiveness of knowledge systems. All variables had a median and mode of 4, suggesting a general agreement among respondents on the importance of these approaches.</w:t>
      </w:r>
    </w:p>
    <w:p w14:paraId="5E620AD1" w14:textId="77777777" w:rsidR="00EA3E9D" w:rsidRDefault="00EA3E9D" w:rsidP="00AE1F1A">
      <w:pPr>
        <w:pStyle w:val="NormalWeb"/>
        <w:spacing w:line="360" w:lineRule="auto"/>
        <w:jc w:val="both"/>
      </w:pPr>
      <w:r>
        <w:t>The relatively low standard deviation values (0.80–0.88) indicate consistency in responses, implying that perceptions regarding the benefits of user-</w:t>
      </w:r>
      <w:proofErr w:type="spellStart"/>
      <w:r>
        <w:t>centred</w:t>
      </w:r>
      <w:proofErr w:type="spellEnd"/>
      <w:r>
        <w:t xml:space="preserve"> AI and digital humanities are widely shared among respondents. Interview responses further reinforced these findings. One participant stated, </w:t>
      </w:r>
      <w:r>
        <w:rPr>
          <w:rStyle w:val="Emphasis"/>
          <w:rFonts w:eastAsiaTheme="majorEastAsia"/>
        </w:rPr>
        <w:t>“When systems consider user needs and language, access improves significantly.”</w:t>
      </w:r>
      <w:r>
        <w:t xml:space="preserve"> Another noted, </w:t>
      </w:r>
      <w:r>
        <w:rPr>
          <w:rStyle w:val="Emphasis"/>
          <w:rFonts w:eastAsiaTheme="majorEastAsia"/>
        </w:rPr>
        <w:t>“Digital humanities help incorporate local knowledge, making information more relevant.”</w:t>
      </w:r>
    </w:p>
    <w:p w14:paraId="7245E1B1" w14:textId="77777777" w:rsidR="00EA3E9D" w:rsidRDefault="00EA3E9D" w:rsidP="00AE1F1A">
      <w:pPr>
        <w:pStyle w:val="NormalWeb"/>
        <w:spacing w:line="360" w:lineRule="auto"/>
        <w:jc w:val="both"/>
      </w:pPr>
      <w:r>
        <w:t>These findings highlight that user-</w:t>
      </w:r>
      <w:proofErr w:type="spellStart"/>
      <w:r>
        <w:t>centred</w:t>
      </w:r>
      <w:proofErr w:type="spellEnd"/>
      <w:r>
        <w:t xml:space="preserve"> and culturally grounded approaches are critical in enhancing engagement, accessibility, and satisfaction. They demonstrate that knowledge </w:t>
      </w:r>
      <w:proofErr w:type="spellStart"/>
      <w:r>
        <w:t>mobilisation</w:t>
      </w:r>
      <w:proofErr w:type="spellEnd"/>
      <w:r>
        <w:t xml:space="preserve"> becomes more effective when technological solutions are aligned with user contexts, reinforcing the need for integrating human-</w:t>
      </w:r>
      <w:proofErr w:type="spellStart"/>
      <w:r>
        <w:t>centred</w:t>
      </w:r>
      <w:proofErr w:type="spellEnd"/>
      <w:r>
        <w:t xml:space="preserve"> design in AI systems</w:t>
      </w:r>
    </w:p>
    <w:p w14:paraId="31A7B092" w14:textId="1AC32E4E" w:rsidR="00EA3E9D" w:rsidRDefault="00EA3E9D" w:rsidP="00E42FA1">
      <w:pPr>
        <w:spacing w:line="360" w:lineRule="auto"/>
        <w:jc w:val="both"/>
        <w:rPr>
          <w:rFonts w:ascii="Times New Roman" w:hAnsi="Times New Roman" w:cs="Times New Roman"/>
          <w:b/>
          <w:sz w:val="24"/>
        </w:rPr>
      </w:pPr>
      <w:r w:rsidRPr="00AE1F1A">
        <w:rPr>
          <w:rFonts w:ascii="Times New Roman" w:hAnsi="Times New Roman" w:cs="Times New Roman"/>
          <w:b/>
          <w:sz w:val="24"/>
        </w:rPr>
        <w:t>User-Centred AI–Digital Humanities Framework</w:t>
      </w:r>
    </w:p>
    <w:p w14:paraId="4CD4316A" w14:textId="7A71AD73" w:rsidR="00AE1F1A" w:rsidRPr="00AE1F1A" w:rsidRDefault="00AE1F1A" w:rsidP="00E42FA1">
      <w:pPr>
        <w:spacing w:line="360" w:lineRule="auto"/>
        <w:jc w:val="both"/>
        <w:rPr>
          <w:rFonts w:ascii="Times New Roman" w:hAnsi="Times New Roman" w:cs="Times New Roman"/>
          <w:b/>
          <w:sz w:val="28"/>
        </w:rPr>
      </w:pPr>
      <w:r w:rsidRPr="00AE1F1A">
        <w:rPr>
          <w:rFonts w:ascii="Times New Roman" w:hAnsi="Times New Roman" w:cs="Times New Roman"/>
          <w:b/>
          <w:sz w:val="24"/>
        </w:rPr>
        <w:t>Table 3: Descriptive Statistics on Framework Components</w:t>
      </w:r>
    </w:p>
    <w:tbl>
      <w:tblPr>
        <w:tblStyle w:val="TableGrid"/>
        <w:tblW w:w="0" w:type="auto"/>
        <w:tblLook w:val="04A0" w:firstRow="1" w:lastRow="0" w:firstColumn="1" w:lastColumn="0" w:noHBand="0" w:noVBand="1"/>
      </w:tblPr>
      <w:tblGrid>
        <w:gridCol w:w="4225"/>
        <w:gridCol w:w="1440"/>
        <w:gridCol w:w="1170"/>
        <w:gridCol w:w="990"/>
        <w:gridCol w:w="1191"/>
      </w:tblGrid>
      <w:tr w:rsidR="00EA3E9D" w14:paraId="479DC650" w14:textId="77777777" w:rsidTr="00E03505">
        <w:tc>
          <w:tcPr>
            <w:tcW w:w="4225" w:type="dxa"/>
          </w:tcPr>
          <w:p w14:paraId="1C1189CB" w14:textId="77777777"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 xml:space="preserve">Variable </w:t>
            </w:r>
          </w:p>
        </w:tc>
        <w:tc>
          <w:tcPr>
            <w:tcW w:w="1440" w:type="dxa"/>
          </w:tcPr>
          <w:p w14:paraId="67DFFC32" w14:textId="77777777"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 xml:space="preserve">Mean </w:t>
            </w:r>
          </w:p>
        </w:tc>
        <w:tc>
          <w:tcPr>
            <w:tcW w:w="1170" w:type="dxa"/>
          </w:tcPr>
          <w:p w14:paraId="16DB06FF" w14:textId="77777777"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 xml:space="preserve">Median </w:t>
            </w:r>
          </w:p>
        </w:tc>
        <w:tc>
          <w:tcPr>
            <w:tcW w:w="990" w:type="dxa"/>
          </w:tcPr>
          <w:p w14:paraId="6BA82FA3" w14:textId="77777777"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Mode</w:t>
            </w:r>
          </w:p>
        </w:tc>
        <w:tc>
          <w:tcPr>
            <w:tcW w:w="1191" w:type="dxa"/>
          </w:tcPr>
          <w:p w14:paraId="2E38799A" w14:textId="77777777"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Std. Dev</w:t>
            </w:r>
          </w:p>
        </w:tc>
      </w:tr>
      <w:tr w:rsidR="00EA3E9D" w14:paraId="3E21432E" w14:textId="77777777" w:rsidTr="00E03505">
        <w:tc>
          <w:tcPr>
            <w:tcW w:w="4225" w:type="dxa"/>
          </w:tcPr>
          <w:p w14:paraId="0ACDBBD7" w14:textId="1E3F7FAE"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 xml:space="preserve">Human-AI Collaboration </w:t>
            </w:r>
          </w:p>
        </w:tc>
        <w:tc>
          <w:tcPr>
            <w:tcW w:w="1440" w:type="dxa"/>
          </w:tcPr>
          <w:p w14:paraId="11ABD33E" w14:textId="4DBD7FF1"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4.17</w:t>
            </w:r>
          </w:p>
        </w:tc>
        <w:tc>
          <w:tcPr>
            <w:tcW w:w="1170" w:type="dxa"/>
          </w:tcPr>
          <w:p w14:paraId="07D3A47A" w14:textId="44A764B1"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5D59A393" w14:textId="28710D9F"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5</w:t>
            </w:r>
          </w:p>
        </w:tc>
        <w:tc>
          <w:tcPr>
            <w:tcW w:w="1191" w:type="dxa"/>
          </w:tcPr>
          <w:p w14:paraId="52E534A3" w14:textId="7FAD4FE3"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0.76</w:t>
            </w:r>
          </w:p>
        </w:tc>
      </w:tr>
      <w:tr w:rsidR="00EA3E9D" w14:paraId="066B4E5A" w14:textId="77777777" w:rsidTr="00E03505">
        <w:tc>
          <w:tcPr>
            <w:tcW w:w="4225" w:type="dxa"/>
          </w:tcPr>
          <w:p w14:paraId="1D1B201E" w14:textId="5812D3C0"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User Context Integration</w:t>
            </w:r>
          </w:p>
        </w:tc>
        <w:tc>
          <w:tcPr>
            <w:tcW w:w="1440" w:type="dxa"/>
          </w:tcPr>
          <w:p w14:paraId="34ABE1A9" w14:textId="1D3ACCB8"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4.28</w:t>
            </w:r>
          </w:p>
        </w:tc>
        <w:tc>
          <w:tcPr>
            <w:tcW w:w="1170" w:type="dxa"/>
          </w:tcPr>
          <w:p w14:paraId="40FCE42A" w14:textId="667D564B"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40C9FBF2" w14:textId="14244363"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5</w:t>
            </w:r>
          </w:p>
        </w:tc>
        <w:tc>
          <w:tcPr>
            <w:tcW w:w="1191" w:type="dxa"/>
          </w:tcPr>
          <w:p w14:paraId="1FD340D7" w14:textId="41BF3D15"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0.72</w:t>
            </w:r>
          </w:p>
        </w:tc>
      </w:tr>
      <w:tr w:rsidR="00EA3E9D" w14:paraId="55B8A177" w14:textId="77777777" w:rsidTr="00E03505">
        <w:tc>
          <w:tcPr>
            <w:tcW w:w="4225" w:type="dxa"/>
          </w:tcPr>
          <w:p w14:paraId="5DA988CB" w14:textId="3EC39562"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 xml:space="preserve">Cultural &amp; Linguistic inclusion </w:t>
            </w:r>
          </w:p>
        </w:tc>
        <w:tc>
          <w:tcPr>
            <w:tcW w:w="1440" w:type="dxa"/>
          </w:tcPr>
          <w:p w14:paraId="4BF1B321" w14:textId="76BE7BCF"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4.07</w:t>
            </w:r>
          </w:p>
        </w:tc>
        <w:tc>
          <w:tcPr>
            <w:tcW w:w="1170" w:type="dxa"/>
          </w:tcPr>
          <w:p w14:paraId="1271DB99" w14:textId="7164766D"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3502318F" w14:textId="4E39F066"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3033FE89" w14:textId="1DEF625A"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0.81</w:t>
            </w:r>
          </w:p>
        </w:tc>
      </w:tr>
      <w:tr w:rsidR="00EA3E9D" w14:paraId="0A7099D1" w14:textId="77777777" w:rsidTr="00E03505">
        <w:tc>
          <w:tcPr>
            <w:tcW w:w="4225" w:type="dxa"/>
          </w:tcPr>
          <w:p w14:paraId="271727F3" w14:textId="35152A1F"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 xml:space="preserve">Institutional support systems </w:t>
            </w:r>
          </w:p>
        </w:tc>
        <w:tc>
          <w:tcPr>
            <w:tcW w:w="1440" w:type="dxa"/>
          </w:tcPr>
          <w:p w14:paraId="3E646753" w14:textId="37673071"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3.88</w:t>
            </w:r>
          </w:p>
        </w:tc>
        <w:tc>
          <w:tcPr>
            <w:tcW w:w="1170" w:type="dxa"/>
          </w:tcPr>
          <w:p w14:paraId="2CDCB106" w14:textId="3620251D"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4.00</w:t>
            </w:r>
          </w:p>
        </w:tc>
        <w:tc>
          <w:tcPr>
            <w:tcW w:w="990" w:type="dxa"/>
          </w:tcPr>
          <w:p w14:paraId="297FECCD" w14:textId="1FC8652E"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4</w:t>
            </w:r>
          </w:p>
        </w:tc>
        <w:tc>
          <w:tcPr>
            <w:tcW w:w="1191" w:type="dxa"/>
          </w:tcPr>
          <w:p w14:paraId="2BAC421A" w14:textId="163C7569" w:rsidR="00EA3E9D" w:rsidRDefault="00EA3E9D" w:rsidP="00E03505">
            <w:pPr>
              <w:spacing w:line="360" w:lineRule="auto"/>
              <w:jc w:val="both"/>
              <w:rPr>
                <w:rFonts w:ascii="Times New Roman" w:hAnsi="Times New Roman" w:cs="Times New Roman"/>
                <w:sz w:val="24"/>
              </w:rPr>
            </w:pPr>
            <w:r>
              <w:rPr>
                <w:rFonts w:ascii="Times New Roman" w:hAnsi="Times New Roman" w:cs="Times New Roman"/>
                <w:sz w:val="24"/>
              </w:rPr>
              <w:t>0.90</w:t>
            </w:r>
          </w:p>
        </w:tc>
      </w:tr>
    </w:tbl>
    <w:p w14:paraId="603CEB08" w14:textId="2B844407" w:rsidR="00EA3E9D" w:rsidRDefault="00EA3E9D" w:rsidP="00E42FA1">
      <w:pPr>
        <w:spacing w:line="360" w:lineRule="auto"/>
        <w:jc w:val="both"/>
        <w:rPr>
          <w:rFonts w:ascii="Times New Roman" w:hAnsi="Times New Roman" w:cs="Times New Roman"/>
          <w:sz w:val="24"/>
        </w:rPr>
      </w:pPr>
    </w:p>
    <w:p w14:paraId="220A383D" w14:textId="77777777" w:rsidR="00EA3E9D" w:rsidRDefault="00EA3E9D" w:rsidP="00AE1F1A">
      <w:pPr>
        <w:pStyle w:val="NormalWeb"/>
        <w:spacing w:line="360" w:lineRule="auto"/>
        <w:jc w:val="both"/>
      </w:pPr>
      <w:r>
        <w:t>The findings indicate strong support for a user-</w:t>
      </w:r>
      <w:proofErr w:type="spellStart"/>
      <w:r>
        <w:t>centred</w:t>
      </w:r>
      <w:proofErr w:type="spellEnd"/>
      <w:r>
        <w:t xml:space="preserve"> AI–digital humanities framework. User context integration recorded the highest mean (4.28), with a mode of 5, suggesting strong agreement that AI systems should be designed around user needs and contexts. Human–AI collaboration also scored highly (mean = 4.17), indicating that respondents value the complementary role of human expertise and AI technologies.</w:t>
      </w:r>
    </w:p>
    <w:p w14:paraId="7D1C2F42" w14:textId="77777777" w:rsidR="00EA3E9D" w:rsidRDefault="00EA3E9D" w:rsidP="00AE1F1A">
      <w:pPr>
        <w:pStyle w:val="NormalWeb"/>
        <w:spacing w:line="360" w:lineRule="auto"/>
        <w:jc w:val="both"/>
      </w:pPr>
      <w:r>
        <w:t>Cultural and linguistic inclusion (mean = 4.07) further underscores the importance of integrating local contexts into knowledge systems, while institutional support systems (mean = 3.88) highlight the need for enabling environments to facilitate AI adoption. The relatively low standard deviation values (0.72–0.90) suggest consensus among respondents.</w:t>
      </w:r>
    </w:p>
    <w:p w14:paraId="3D4DF289" w14:textId="77777777" w:rsidR="00EA3E9D" w:rsidRDefault="00EA3E9D" w:rsidP="00AE1F1A">
      <w:pPr>
        <w:pStyle w:val="NormalWeb"/>
        <w:spacing w:line="360" w:lineRule="auto"/>
        <w:jc w:val="both"/>
      </w:pPr>
      <w:r>
        <w:t xml:space="preserve">Interview findings align with these results. One respondent stated, </w:t>
      </w:r>
      <w:r>
        <w:rPr>
          <w:rStyle w:val="Emphasis"/>
          <w:rFonts w:eastAsiaTheme="majorEastAsia"/>
        </w:rPr>
        <w:t>“AI should support, not replace, human expertise in understanding user needs.”</w:t>
      </w:r>
      <w:r>
        <w:t xml:space="preserve"> Another emphasized, </w:t>
      </w:r>
      <w:r>
        <w:rPr>
          <w:rStyle w:val="Emphasis"/>
          <w:rFonts w:eastAsiaTheme="majorEastAsia"/>
        </w:rPr>
        <w:t>“Incorporating local languages and cultural knowledge makes systems more relevant.”</w:t>
      </w:r>
    </w:p>
    <w:p w14:paraId="725E3979" w14:textId="77777777" w:rsidR="00EA3E9D" w:rsidRDefault="00EA3E9D" w:rsidP="00AE1F1A">
      <w:pPr>
        <w:pStyle w:val="NormalWeb"/>
        <w:spacing w:line="360" w:lineRule="auto"/>
        <w:jc w:val="both"/>
      </w:pPr>
      <w:r>
        <w:t xml:space="preserve">These findings suggest that an effective framework must integrate technological, human, and institutional dimensions. The results provide empirical support for a holistic, socio-technical model that enhances knowledge </w:t>
      </w:r>
      <w:proofErr w:type="spellStart"/>
      <w:r>
        <w:t>mobilisation</w:t>
      </w:r>
      <w:proofErr w:type="spellEnd"/>
      <w:r>
        <w:t xml:space="preserve"> through inclusive, context-aware, and user-driven AI systems.</w:t>
      </w:r>
    </w:p>
    <w:p w14:paraId="18D79973" w14:textId="732851D8" w:rsidR="007745B1" w:rsidRPr="00275957" w:rsidRDefault="00275957"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Conclusion </w:t>
      </w:r>
    </w:p>
    <w:p w14:paraId="6CD8BEDB" w14:textId="70F708D8" w:rsidR="00275957" w:rsidRPr="00AE1F1A" w:rsidRDefault="00C81DD0" w:rsidP="00E42FA1">
      <w:pPr>
        <w:spacing w:line="360" w:lineRule="auto"/>
        <w:jc w:val="both"/>
        <w:rPr>
          <w:rFonts w:ascii="Times New Roman" w:hAnsi="Times New Roman" w:cs="Times New Roman"/>
          <w:sz w:val="28"/>
        </w:rPr>
      </w:pPr>
      <w:r w:rsidRPr="00AE1F1A">
        <w:rPr>
          <w:rFonts w:ascii="Times New Roman" w:hAnsi="Times New Roman" w:cs="Times New Roman"/>
          <w:sz w:val="24"/>
        </w:rPr>
        <w:t>The study concludes that knowledge mobilisation in public research libraries in Nairobi County is still in a transitional stage, where artificial intelligence (AI) adoption remains moderate and largely focused on basic functions such as information retrieval and digital content management. Advanced AI capabilities, particularly those supporting personalised and user-centred services, are still limited, revealing a clear technological and conceptual gap. However, the study establishes that integrating user-centred AI and digital humanities approaches significantly enhances knowledge accessibility, user engagement, and satisfaction. The findings further confirm strong institutional support for developing a contextual and inclusive AI framework that incorporates human–AI collaboration, cultural relevance, and user needs. Overall, the study demonstrates that effective knowledge mobilisation is not purely a technological issue but a socio-technical process requiring alignment between systems, users, and institutional structures. It therefore concludes that adopting a user-centred, context-aware AI framework is essential for improving the effectiveness and inclusivity of knowledge systems in African public research libraries.</w:t>
      </w:r>
    </w:p>
    <w:p w14:paraId="02B5B7B2" w14:textId="16AE1BAD" w:rsidR="00275957" w:rsidRPr="00275957" w:rsidRDefault="00275957"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Recommendation </w:t>
      </w:r>
    </w:p>
    <w:p w14:paraId="30687DB6" w14:textId="0F29A16E" w:rsidR="00275957" w:rsidRPr="00AE1F1A" w:rsidRDefault="00C81DD0" w:rsidP="00E42FA1">
      <w:pPr>
        <w:spacing w:line="360" w:lineRule="auto"/>
        <w:jc w:val="both"/>
        <w:rPr>
          <w:rFonts w:ascii="Times New Roman" w:hAnsi="Times New Roman" w:cs="Times New Roman"/>
          <w:sz w:val="28"/>
        </w:rPr>
      </w:pPr>
      <w:r w:rsidRPr="00AE1F1A">
        <w:rPr>
          <w:rFonts w:ascii="Times New Roman" w:hAnsi="Times New Roman" w:cs="Times New Roman"/>
          <w:sz w:val="24"/>
        </w:rPr>
        <w:t>The study recommends that public research libraries in Nairobi County accelerate the adoption of advanced artificial intelligence systems, particularly those that support personalised and user-centred knowledge services. Library management should invest in capacity building and continuous training for staff to enhance their technical competencies in AI and digital knowledge systems. In addition, institutions should integrate digital humanities principles into library systems to ensure that cultural, linguistic, and contextual factors are embedded in knowledge mobilisation processes. Policymakers and library administrators should also develop clear institutional frameworks and policies that support ethical, inclusive, and sustainable AI adoption. Furthermore, collaboration between librarians, ICT experts, and researchers should be strengthened to promote innovation in knowledge management practices. Finally, it is recommended that future systems prioritize human–AI collaboration to ensure that technology complements rather than replaces human expertise, thereby improving accessibility, relevance, and user satisfaction in public research libraries.</w:t>
      </w:r>
    </w:p>
    <w:p w14:paraId="7EE31D4E" w14:textId="3C2715CC" w:rsidR="00275957" w:rsidRPr="00275957" w:rsidRDefault="00275957" w:rsidP="00E42FA1">
      <w:pPr>
        <w:spacing w:line="360" w:lineRule="auto"/>
        <w:jc w:val="both"/>
        <w:rPr>
          <w:rFonts w:ascii="Times New Roman" w:hAnsi="Times New Roman" w:cs="Times New Roman"/>
          <w:b/>
          <w:sz w:val="24"/>
        </w:rPr>
      </w:pPr>
      <w:r w:rsidRPr="00275957">
        <w:rPr>
          <w:rFonts w:ascii="Times New Roman" w:hAnsi="Times New Roman" w:cs="Times New Roman"/>
          <w:b/>
          <w:sz w:val="24"/>
        </w:rPr>
        <w:t xml:space="preserve">References </w:t>
      </w:r>
    </w:p>
    <w:p w14:paraId="113EDD43" w14:textId="77777777" w:rsidR="000D7E32" w:rsidRDefault="000D7E32" w:rsidP="00AE1F1A">
      <w:pPr>
        <w:pStyle w:val="NormalWeb"/>
        <w:spacing w:line="360" w:lineRule="auto"/>
        <w:ind w:left="720" w:hanging="720"/>
        <w:jc w:val="both"/>
      </w:pPr>
      <w:proofErr w:type="spellStart"/>
      <w:r>
        <w:t>Adeleke</w:t>
      </w:r>
      <w:proofErr w:type="spellEnd"/>
      <w:r>
        <w:t xml:space="preserve">, D. S., Adebayo, O. S., &amp; </w:t>
      </w:r>
      <w:proofErr w:type="spellStart"/>
      <w:r>
        <w:t>Adeyemi</w:t>
      </w:r>
      <w:proofErr w:type="spellEnd"/>
      <w:r>
        <w:t xml:space="preserve">, I. O. (2022). Artificial intelligence adoption in African institutions: Challenges and opportunities. </w:t>
      </w:r>
      <w:r>
        <w:rPr>
          <w:rStyle w:val="Emphasis"/>
          <w:rFonts w:eastAsiaTheme="majorEastAsia"/>
        </w:rPr>
        <w:t>African Journal of Information Systems, 14</w:t>
      </w:r>
      <w:r>
        <w:t>(2), 45–60.</w:t>
      </w:r>
    </w:p>
    <w:p w14:paraId="33BB0D8F" w14:textId="77777777" w:rsidR="000D7E32" w:rsidRDefault="000D7E32" w:rsidP="00AE1F1A">
      <w:pPr>
        <w:pStyle w:val="NormalWeb"/>
        <w:spacing w:line="360" w:lineRule="auto"/>
        <w:ind w:left="720" w:hanging="720"/>
        <w:jc w:val="both"/>
      </w:pPr>
      <w:r>
        <w:t xml:space="preserve">Amin, M. E., &amp; Anwar, S. (2022). Research methods in information science: A practical guide. </w:t>
      </w:r>
      <w:r>
        <w:rPr>
          <w:rStyle w:val="Emphasis"/>
          <w:rFonts w:eastAsiaTheme="majorEastAsia"/>
        </w:rPr>
        <w:t>Journal of Research Methodology, 10</w:t>
      </w:r>
      <w:r>
        <w:t>(1), 15–28.</w:t>
      </w:r>
    </w:p>
    <w:p w14:paraId="2A0405F6" w14:textId="77777777" w:rsidR="000D7E32" w:rsidRDefault="000D7E32" w:rsidP="00AE1F1A">
      <w:pPr>
        <w:pStyle w:val="NormalWeb"/>
        <w:spacing w:line="360" w:lineRule="auto"/>
        <w:ind w:left="720" w:hanging="720"/>
        <w:jc w:val="both"/>
      </w:pPr>
      <w:r>
        <w:t xml:space="preserve">Baxter, G., &amp; </w:t>
      </w:r>
      <w:proofErr w:type="spellStart"/>
      <w:r>
        <w:t>Sommerville</w:t>
      </w:r>
      <w:proofErr w:type="spellEnd"/>
      <w:r>
        <w:t xml:space="preserve">, I. (2021). Socio-technical systems: From design methods to systems engineering. </w:t>
      </w:r>
      <w:r>
        <w:rPr>
          <w:rStyle w:val="Emphasis"/>
          <w:rFonts w:eastAsiaTheme="majorEastAsia"/>
        </w:rPr>
        <w:t>Interacting with Computers, 33</w:t>
      </w:r>
      <w:r>
        <w:t>(1), 4–17.</w:t>
      </w:r>
    </w:p>
    <w:p w14:paraId="77656E21" w14:textId="77777777" w:rsidR="000D7E32" w:rsidRDefault="000D7E32" w:rsidP="00AE1F1A">
      <w:pPr>
        <w:pStyle w:val="NormalWeb"/>
        <w:spacing w:line="360" w:lineRule="auto"/>
        <w:ind w:left="720" w:hanging="720"/>
        <w:jc w:val="both"/>
      </w:pPr>
      <w:r>
        <w:t xml:space="preserve">Bryman, A., &amp; Bell, E. (2025). </w:t>
      </w:r>
      <w:r>
        <w:rPr>
          <w:rStyle w:val="Emphasis"/>
          <w:rFonts w:eastAsiaTheme="majorEastAsia"/>
        </w:rPr>
        <w:t>Business research methods</w:t>
      </w:r>
      <w:r>
        <w:t xml:space="preserve"> (6th </w:t>
      </w:r>
      <w:proofErr w:type="gramStart"/>
      <w:r>
        <w:t>ed</w:t>
      </w:r>
      <w:proofErr w:type="gramEnd"/>
      <w:r>
        <w:t>.). Oxford University Press.</w:t>
      </w:r>
    </w:p>
    <w:p w14:paraId="093ED7EF" w14:textId="77777777" w:rsidR="000D7E32" w:rsidRDefault="000D7E32" w:rsidP="00AE1F1A">
      <w:pPr>
        <w:pStyle w:val="NormalWeb"/>
        <w:spacing w:line="360" w:lineRule="auto"/>
        <w:ind w:left="720" w:hanging="720"/>
        <w:jc w:val="both"/>
      </w:pPr>
      <w:proofErr w:type="spellStart"/>
      <w:r>
        <w:t>Dwivedi</w:t>
      </w:r>
      <w:proofErr w:type="spellEnd"/>
      <w:r>
        <w:t xml:space="preserve">, Y. K., Hughes, L., </w:t>
      </w:r>
      <w:proofErr w:type="spellStart"/>
      <w:r>
        <w:t>Ismagilova</w:t>
      </w:r>
      <w:proofErr w:type="spellEnd"/>
      <w:r>
        <w:t xml:space="preserve">, E., </w:t>
      </w:r>
      <w:proofErr w:type="spellStart"/>
      <w:r>
        <w:t>Aarts</w:t>
      </w:r>
      <w:proofErr w:type="spellEnd"/>
      <w:r>
        <w:t>, G., Coombs, C., Crick, T</w:t>
      </w:r>
      <w:proofErr w:type="gramStart"/>
      <w:r>
        <w:t>., ...</w:t>
      </w:r>
      <w:proofErr w:type="gramEnd"/>
      <w:r>
        <w:t xml:space="preserve"> &amp; Williams, M. D. (2021). Artificial intelligence (AI): Multidisciplinary perspectives on emerging challenges and opportunities. </w:t>
      </w:r>
      <w:r>
        <w:rPr>
          <w:rStyle w:val="Emphasis"/>
          <w:rFonts w:eastAsiaTheme="majorEastAsia"/>
        </w:rPr>
        <w:t>International Journal of Information Management, 57</w:t>
      </w:r>
      <w:r>
        <w:t xml:space="preserve">, 101994. </w:t>
      </w:r>
      <w:hyperlink r:id="rId9" w:tgtFrame="_new" w:history="1">
        <w:r>
          <w:rPr>
            <w:rStyle w:val="Hyperlink"/>
            <w:rFonts w:eastAsiaTheme="majorEastAsia"/>
          </w:rPr>
          <w:t>https://doi.org/10.1016/j.ijinfomgt.2019.08.002</w:t>
        </w:r>
      </w:hyperlink>
    </w:p>
    <w:p w14:paraId="4AEEADB0" w14:textId="77777777" w:rsidR="000D7E32" w:rsidRDefault="000D7E32" w:rsidP="00AE1F1A">
      <w:pPr>
        <w:pStyle w:val="NormalWeb"/>
        <w:spacing w:line="360" w:lineRule="auto"/>
        <w:ind w:left="720" w:hanging="720"/>
        <w:jc w:val="both"/>
      </w:pPr>
      <w:proofErr w:type="spellStart"/>
      <w:r>
        <w:t>Floridi</w:t>
      </w:r>
      <w:proofErr w:type="spellEnd"/>
      <w:r>
        <w:t xml:space="preserve">, L., Cowls, J., </w:t>
      </w:r>
      <w:proofErr w:type="spellStart"/>
      <w:r>
        <w:t>Beltrametti</w:t>
      </w:r>
      <w:proofErr w:type="spellEnd"/>
      <w:r>
        <w:t xml:space="preserve">, M., </w:t>
      </w:r>
      <w:proofErr w:type="spellStart"/>
      <w:r>
        <w:t>Chatila</w:t>
      </w:r>
      <w:proofErr w:type="spellEnd"/>
      <w:r>
        <w:t xml:space="preserve">, R., </w:t>
      </w:r>
      <w:proofErr w:type="spellStart"/>
      <w:r>
        <w:t>Chazerand</w:t>
      </w:r>
      <w:proofErr w:type="spellEnd"/>
      <w:r>
        <w:t xml:space="preserve">, P., </w:t>
      </w:r>
      <w:proofErr w:type="spellStart"/>
      <w:r>
        <w:t>Dignum</w:t>
      </w:r>
      <w:proofErr w:type="spellEnd"/>
      <w:r>
        <w:t>, V</w:t>
      </w:r>
      <w:proofErr w:type="gramStart"/>
      <w:r>
        <w:t>., ...</w:t>
      </w:r>
      <w:proofErr w:type="gramEnd"/>
      <w:r>
        <w:t xml:space="preserve"> &amp; </w:t>
      </w:r>
      <w:proofErr w:type="spellStart"/>
      <w:r>
        <w:t>Vayena</w:t>
      </w:r>
      <w:proofErr w:type="spellEnd"/>
      <w:r>
        <w:t>, E. (2021). AI4People—</w:t>
      </w:r>
      <w:proofErr w:type="gramStart"/>
      <w:r>
        <w:t>An</w:t>
      </w:r>
      <w:proofErr w:type="gramEnd"/>
      <w:r>
        <w:t xml:space="preserve"> ethical framework for a good AI society. </w:t>
      </w:r>
      <w:r>
        <w:rPr>
          <w:rStyle w:val="Emphasis"/>
          <w:rFonts w:eastAsiaTheme="majorEastAsia"/>
        </w:rPr>
        <w:t>Minds and Machines, 31</w:t>
      </w:r>
      <w:r>
        <w:t>(2), 1–20.</w:t>
      </w:r>
    </w:p>
    <w:p w14:paraId="418A05D0" w14:textId="77777777" w:rsidR="000D7E32" w:rsidRDefault="000D7E32" w:rsidP="00AE1F1A">
      <w:pPr>
        <w:pStyle w:val="NormalWeb"/>
        <w:spacing w:line="360" w:lineRule="auto"/>
        <w:ind w:left="720" w:hanging="720"/>
        <w:jc w:val="both"/>
      </w:pPr>
      <w:r>
        <w:t xml:space="preserve">Grant, R. M. (2020). The knowledge-based view of the firm: Ten years after. </w:t>
      </w:r>
      <w:r>
        <w:rPr>
          <w:rStyle w:val="Emphasis"/>
          <w:rFonts w:eastAsiaTheme="majorEastAsia"/>
        </w:rPr>
        <w:t>Strategic Management Journal, 41</w:t>
      </w:r>
      <w:r>
        <w:t>(10), 1–16.</w:t>
      </w:r>
    </w:p>
    <w:p w14:paraId="670DE456" w14:textId="77777777" w:rsidR="000D7E32" w:rsidRDefault="000D7E32" w:rsidP="00AE1F1A">
      <w:pPr>
        <w:pStyle w:val="NormalWeb"/>
        <w:spacing w:line="360" w:lineRule="auto"/>
        <w:ind w:left="720" w:hanging="720"/>
        <w:jc w:val="both"/>
      </w:pPr>
      <w:proofErr w:type="spellStart"/>
      <w:r>
        <w:t>Kipyegen</w:t>
      </w:r>
      <w:proofErr w:type="spellEnd"/>
      <w:r>
        <w:t xml:space="preserve">, N. J., &amp; </w:t>
      </w:r>
      <w:proofErr w:type="spellStart"/>
      <w:r>
        <w:t>Wanyembi</w:t>
      </w:r>
      <w:proofErr w:type="spellEnd"/>
      <w:r>
        <w:t xml:space="preserve">, G. (2020). Adoption of digital technologies in Kenyan academic and research libraries. </w:t>
      </w:r>
      <w:r>
        <w:rPr>
          <w:rStyle w:val="Emphasis"/>
          <w:rFonts w:eastAsiaTheme="majorEastAsia"/>
        </w:rPr>
        <w:t>Library Management, 41</w:t>
      </w:r>
      <w:r>
        <w:t>(6/7), 357–370.</w:t>
      </w:r>
    </w:p>
    <w:p w14:paraId="1AFDA70A" w14:textId="77777777" w:rsidR="000D7E32" w:rsidRDefault="000D7E32" w:rsidP="00AE1F1A">
      <w:pPr>
        <w:pStyle w:val="NormalWeb"/>
        <w:spacing w:line="360" w:lineRule="auto"/>
        <w:ind w:left="720" w:hanging="720"/>
        <w:jc w:val="both"/>
      </w:pPr>
      <w:r>
        <w:t xml:space="preserve">Kothari, C. R. (2004). </w:t>
      </w:r>
      <w:r>
        <w:rPr>
          <w:rStyle w:val="Emphasis"/>
          <w:rFonts w:eastAsiaTheme="majorEastAsia"/>
        </w:rPr>
        <w:t>Research methodology: Methods and techniques</w:t>
      </w:r>
      <w:r>
        <w:t xml:space="preserve"> (2nd </w:t>
      </w:r>
      <w:proofErr w:type="gramStart"/>
      <w:r>
        <w:t>ed</w:t>
      </w:r>
      <w:proofErr w:type="gramEnd"/>
      <w:r>
        <w:t>.). New Age International.</w:t>
      </w:r>
    </w:p>
    <w:p w14:paraId="0FFDDE69" w14:textId="77777777" w:rsidR="000D7E32" w:rsidRDefault="000D7E32" w:rsidP="00AE1F1A">
      <w:pPr>
        <w:pStyle w:val="NormalWeb"/>
        <w:spacing w:line="360" w:lineRule="auto"/>
        <w:ind w:left="720" w:hanging="720"/>
        <w:jc w:val="both"/>
      </w:pPr>
      <w:r>
        <w:t xml:space="preserve">Mhlanga, D. (2023). Artificial intelligence in Africa: Opportunities and challenges for development. </w:t>
      </w:r>
      <w:r>
        <w:rPr>
          <w:rStyle w:val="Emphasis"/>
          <w:rFonts w:eastAsiaTheme="majorEastAsia"/>
        </w:rPr>
        <w:t>Journal of African Business, 24</w:t>
      </w:r>
      <w:r>
        <w:t>(3), 345–360.</w:t>
      </w:r>
    </w:p>
    <w:p w14:paraId="194A2954" w14:textId="77777777" w:rsidR="000D7E32" w:rsidRDefault="000D7E32" w:rsidP="00AE1F1A">
      <w:pPr>
        <w:pStyle w:val="NormalWeb"/>
        <w:spacing w:line="360" w:lineRule="auto"/>
        <w:ind w:left="720" w:hanging="720"/>
        <w:jc w:val="both"/>
      </w:pPr>
      <w:proofErr w:type="spellStart"/>
      <w:r>
        <w:t>Mugenda</w:t>
      </w:r>
      <w:proofErr w:type="spellEnd"/>
      <w:r>
        <w:t xml:space="preserve">, O. M. (2021). </w:t>
      </w:r>
      <w:r>
        <w:rPr>
          <w:rStyle w:val="Emphasis"/>
          <w:rFonts w:eastAsiaTheme="majorEastAsia"/>
        </w:rPr>
        <w:t>Research methods: Quantitative and qualitative approaches</w:t>
      </w:r>
      <w:r>
        <w:t>. Acts Press.</w:t>
      </w:r>
    </w:p>
    <w:p w14:paraId="4D20446C" w14:textId="77777777" w:rsidR="000D7E32" w:rsidRDefault="000D7E32" w:rsidP="00AE1F1A">
      <w:pPr>
        <w:pStyle w:val="NormalWeb"/>
        <w:spacing w:line="360" w:lineRule="auto"/>
        <w:ind w:left="720" w:hanging="720"/>
        <w:jc w:val="both"/>
      </w:pPr>
      <w:proofErr w:type="spellStart"/>
      <w:r>
        <w:t>Ndung’u</w:t>
      </w:r>
      <w:proofErr w:type="spellEnd"/>
      <w:r>
        <w:t xml:space="preserve">, N., &amp; </w:t>
      </w:r>
      <w:proofErr w:type="spellStart"/>
      <w:r>
        <w:t>Signé</w:t>
      </w:r>
      <w:proofErr w:type="spellEnd"/>
      <w:r>
        <w:t xml:space="preserve">, L. (2020). The Fourth Industrial Revolution and digitization in Africa. </w:t>
      </w:r>
      <w:r>
        <w:rPr>
          <w:rStyle w:val="Emphasis"/>
          <w:rFonts w:eastAsiaTheme="majorEastAsia"/>
        </w:rPr>
        <w:t>Brookings Institution Report</w:t>
      </w:r>
      <w:r>
        <w:t xml:space="preserve">. </w:t>
      </w:r>
      <w:hyperlink r:id="rId10" w:tgtFrame="_new" w:history="1">
        <w:r>
          <w:rPr>
            <w:rStyle w:val="Hyperlink"/>
            <w:rFonts w:eastAsiaTheme="majorEastAsia"/>
          </w:rPr>
          <w:t>https://www.brookings.edu</w:t>
        </w:r>
      </w:hyperlink>
    </w:p>
    <w:p w14:paraId="69EDB2F5" w14:textId="77777777" w:rsidR="000D7E32" w:rsidRDefault="000D7E32" w:rsidP="00AE1F1A">
      <w:pPr>
        <w:pStyle w:val="NormalWeb"/>
        <w:spacing w:line="360" w:lineRule="auto"/>
        <w:ind w:left="720" w:hanging="720"/>
        <w:jc w:val="both"/>
      </w:pPr>
      <w:proofErr w:type="spellStart"/>
      <w:r>
        <w:t>Nyabola</w:t>
      </w:r>
      <w:proofErr w:type="spellEnd"/>
      <w:r>
        <w:t xml:space="preserve">, N. (2022). </w:t>
      </w:r>
      <w:r>
        <w:rPr>
          <w:rStyle w:val="Emphasis"/>
          <w:rFonts w:eastAsiaTheme="majorEastAsia"/>
        </w:rPr>
        <w:t>Digital democracy, analogue politics: How the internet era is transforming Kenya</w:t>
      </w:r>
      <w:r>
        <w:t>. Zed Books.</w:t>
      </w:r>
    </w:p>
    <w:p w14:paraId="5EF74508" w14:textId="77777777" w:rsidR="000D7E32" w:rsidRDefault="000D7E32" w:rsidP="00AE1F1A">
      <w:pPr>
        <w:pStyle w:val="NormalWeb"/>
        <w:spacing w:line="360" w:lineRule="auto"/>
        <w:ind w:left="720" w:hanging="720"/>
        <w:jc w:val="both"/>
      </w:pPr>
      <w:r>
        <w:t xml:space="preserve">Rana, N. P., et al. (2020). Digital transformation and library services in developing countries. </w:t>
      </w:r>
      <w:r>
        <w:rPr>
          <w:rStyle w:val="Emphasis"/>
          <w:rFonts w:eastAsiaTheme="majorEastAsia"/>
        </w:rPr>
        <w:t>Information Systems Frontiers, 22</w:t>
      </w:r>
      <w:r>
        <w:t>(4), 1–15.</w:t>
      </w:r>
    </w:p>
    <w:p w14:paraId="4F20308D" w14:textId="77777777" w:rsidR="000D7E32" w:rsidRDefault="000D7E32" w:rsidP="00AE1F1A">
      <w:pPr>
        <w:pStyle w:val="NormalWeb"/>
        <w:spacing w:line="360" w:lineRule="auto"/>
        <w:ind w:left="720" w:hanging="720"/>
        <w:jc w:val="both"/>
      </w:pPr>
      <w:r>
        <w:t xml:space="preserve">Saunders, M., Lewis, P., &amp; Thornhill, A. (2022). </w:t>
      </w:r>
      <w:r>
        <w:rPr>
          <w:rStyle w:val="Emphasis"/>
          <w:rFonts w:eastAsiaTheme="majorEastAsia"/>
        </w:rPr>
        <w:t>Research methods for business students</w:t>
      </w:r>
      <w:r>
        <w:t xml:space="preserve"> (9th </w:t>
      </w:r>
      <w:proofErr w:type="gramStart"/>
      <w:r>
        <w:t>ed</w:t>
      </w:r>
      <w:proofErr w:type="gramEnd"/>
      <w:r>
        <w:t>.). Pearson.</w:t>
      </w:r>
    </w:p>
    <w:p w14:paraId="20F3799A" w14:textId="77777777" w:rsidR="000D7E32" w:rsidRDefault="000D7E32" w:rsidP="00AE1F1A">
      <w:pPr>
        <w:pStyle w:val="NormalWeb"/>
        <w:spacing w:line="360" w:lineRule="auto"/>
        <w:ind w:left="720" w:hanging="720"/>
        <w:jc w:val="both"/>
      </w:pPr>
      <w:r>
        <w:t xml:space="preserve">UNESCO. (2021). </w:t>
      </w:r>
      <w:r>
        <w:rPr>
          <w:rStyle w:val="Emphasis"/>
          <w:rFonts w:eastAsiaTheme="majorEastAsia"/>
        </w:rPr>
        <w:t>Recommendation on the ethics of artificial intelligence</w:t>
      </w:r>
      <w:r>
        <w:t>. UNESCO Publishing.</w:t>
      </w:r>
    </w:p>
    <w:p w14:paraId="378CBD65" w14:textId="77777777" w:rsidR="000D7E32" w:rsidRDefault="000D7E32" w:rsidP="00AE1F1A">
      <w:pPr>
        <w:pStyle w:val="NormalWeb"/>
        <w:spacing w:line="360" w:lineRule="auto"/>
        <w:ind w:left="720" w:hanging="720"/>
        <w:jc w:val="both"/>
      </w:pPr>
      <w:r>
        <w:t xml:space="preserve">Yamane, T. (1967). </w:t>
      </w:r>
      <w:r>
        <w:rPr>
          <w:rStyle w:val="Emphasis"/>
          <w:rFonts w:eastAsiaTheme="majorEastAsia"/>
        </w:rPr>
        <w:t>Statistics: An introductory analysis</w:t>
      </w:r>
      <w:r>
        <w:t xml:space="preserve"> (2nd </w:t>
      </w:r>
      <w:proofErr w:type="gramStart"/>
      <w:r>
        <w:t>ed</w:t>
      </w:r>
      <w:proofErr w:type="gramEnd"/>
      <w:r>
        <w:t>.). Harper &amp; Row.</w:t>
      </w:r>
    </w:p>
    <w:p w14:paraId="2D4AAB3A" w14:textId="77777777" w:rsidR="000D7E32" w:rsidRDefault="000D7E32" w:rsidP="00AE1F1A">
      <w:pPr>
        <w:pStyle w:val="NormalWeb"/>
        <w:spacing w:line="360" w:lineRule="auto"/>
        <w:ind w:left="720" w:hanging="720"/>
        <w:jc w:val="both"/>
      </w:pPr>
      <w:r>
        <w:t xml:space="preserve">Zhang, B., &amp; Dafoe, A. (2020). Artificial intelligence: American attitudes and trends. </w:t>
      </w:r>
      <w:r>
        <w:rPr>
          <w:rStyle w:val="Emphasis"/>
          <w:rFonts w:eastAsiaTheme="majorEastAsia"/>
        </w:rPr>
        <w:t>Oxford Internet Institute Report</w:t>
      </w:r>
      <w:r>
        <w:t>.</w:t>
      </w:r>
    </w:p>
    <w:p w14:paraId="24979A40" w14:textId="77777777" w:rsidR="000D7E32" w:rsidRDefault="000D7E32" w:rsidP="00AE1F1A">
      <w:pPr>
        <w:pStyle w:val="NormalWeb"/>
        <w:spacing w:line="360" w:lineRule="auto"/>
        <w:ind w:left="720" w:hanging="720"/>
        <w:jc w:val="both"/>
      </w:pPr>
      <w:r>
        <w:t xml:space="preserve">Zhang, Y., &amp; Lu, Y. (2022). Knowledge management in libraries: AI-driven approaches. </w:t>
      </w:r>
      <w:r>
        <w:rPr>
          <w:rStyle w:val="Emphasis"/>
          <w:rFonts w:eastAsiaTheme="majorEastAsia"/>
        </w:rPr>
        <w:t>Library Hi Tech, 40</w:t>
      </w:r>
      <w:r>
        <w:t>(5), 1234–1250.</w:t>
      </w:r>
    </w:p>
    <w:p w14:paraId="0BEBE030" w14:textId="73044F1A" w:rsidR="007745B1" w:rsidRDefault="007745B1" w:rsidP="00E42FA1">
      <w:pPr>
        <w:spacing w:line="360" w:lineRule="auto"/>
        <w:jc w:val="both"/>
        <w:rPr>
          <w:rFonts w:ascii="Times New Roman" w:hAnsi="Times New Roman" w:cs="Times New Roman"/>
          <w:sz w:val="24"/>
        </w:rPr>
      </w:pPr>
    </w:p>
    <w:p w14:paraId="075B8518" w14:textId="77777777" w:rsidR="007745B1" w:rsidRPr="007745B1" w:rsidRDefault="007745B1" w:rsidP="00E42FA1">
      <w:pPr>
        <w:spacing w:line="360" w:lineRule="auto"/>
        <w:jc w:val="both"/>
        <w:rPr>
          <w:rFonts w:ascii="Times New Roman" w:hAnsi="Times New Roman" w:cs="Times New Roman"/>
          <w:sz w:val="24"/>
        </w:rPr>
      </w:pPr>
    </w:p>
    <w:p w14:paraId="1ECE2E13" w14:textId="66CA4D77" w:rsidR="007745B1" w:rsidRDefault="007745B1" w:rsidP="00E42FA1">
      <w:pPr>
        <w:spacing w:line="360" w:lineRule="auto"/>
        <w:jc w:val="both"/>
      </w:pPr>
    </w:p>
    <w:p w14:paraId="7A0AC1C4" w14:textId="77777777" w:rsidR="007745B1" w:rsidRDefault="007745B1" w:rsidP="00E42FA1">
      <w:pPr>
        <w:spacing w:line="360" w:lineRule="auto"/>
        <w:jc w:val="both"/>
      </w:pPr>
    </w:p>
    <w:p w14:paraId="287E874E" w14:textId="77777777" w:rsidR="007745B1" w:rsidRDefault="007745B1" w:rsidP="00E42FA1">
      <w:pPr>
        <w:spacing w:line="360" w:lineRule="auto"/>
        <w:jc w:val="both"/>
      </w:pPr>
    </w:p>
    <w:p w14:paraId="3FBD2A03" w14:textId="77777777" w:rsidR="007745B1" w:rsidRDefault="007745B1" w:rsidP="00E42FA1">
      <w:pPr>
        <w:spacing w:line="360" w:lineRule="auto"/>
        <w:jc w:val="both"/>
      </w:pPr>
    </w:p>
    <w:sectPr w:rsidR="007745B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trick Mwaura" w:date="2026-05-15T20:44:00Z" w:initials="PM">
    <w:p w14:paraId="10544359" w14:textId="302304AD" w:rsidR="00AF4F08" w:rsidRDefault="00AF4F08">
      <w:pPr>
        <w:pStyle w:val="CommentText"/>
      </w:pPr>
      <w:r>
        <w:rPr>
          <w:rStyle w:val="CommentReference"/>
        </w:rPr>
        <w:annotationRef/>
      </w:r>
      <w:r>
        <w:t>In your objectives, the study limited to Nairobi county.</w:t>
      </w:r>
    </w:p>
    <w:p w14:paraId="4A77234F" w14:textId="77777777" w:rsidR="00AF4F08" w:rsidRDefault="00AF4F08">
      <w:pPr>
        <w:pStyle w:val="CommentText"/>
      </w:pPr>
    </w:p>
  </w:comment>
  <w:comment w:id="2" w:author="Patrick Mwaura" w:date="2026-05-15T11:35:00Z" w:initials="PM">
    <w:p w14:paraId="7F5B5BBE" w14:textId="77777777" w:rsidR="004E6DF5" w:rsidRDefault="004E6DF5">
      <w:pPr>
        <w:pStyle w:val="CommentText"/>
      </w:pPr>
      <w:r>
        <w:rPr>
          <w:rStyle w:val="CommentReference"/>
        </w:rPr>
        <w:annotationRef/>
      </w:r>
      <w:r>
        <w:t xml:space="preserve">Consider an abstract of between 150- 250 words max. Use abstract formatting for abstract. </w:t>
      </w:r>
    </w:p>
    <w:p w14:paraId="4F786682" w14:textId="0F8513F5" w:rsidR="004E6DF5" w:rsidRDefault="004E6DF5">
      <w:pPr>
        <w:pStyle w:val="CommentText"/>
      </w:pPr>
    </w:p>
  </w:comment>
  <w:comment w:id="3" w:author="Patrick Mwaura" w:date="2026-05-15T20:49:00Z" w:initials="PM">
    <w:p w14:paraId="36AB8E6F" w14:textId="68D65A53" w:rsidR="00AF4F08" w:rsidRDefault="00AF4F08">
      <w:pPr>
        <w:pStyle w:val="CommentText"/>
      </w:pPr>
      <w:r>
        <w:rPr>
          <w:rStyle w:val="CommentReference"/>
        </w:rPr>
        <w:annotationRef/>
      </w:r>
      <w:r>
        <w:t xml:space="preserve">The introduction need revising and currently written as literature review. A good introduction should be rhetorical, argumentative, and should demonstrate as statement of purpose. </w:t>
      </w:r>
    </w:p>
  </w:comment>
  <w:comment w:id="5" w:author="Patrick Mwaura" w:date="2026-05-15T11:50:00Z" w:initials="PM">
    <w:p w14:paraId="70588109" w14:textId="15F82D5B" w:rsidR="00C83004" w:rsidRDefault="00C83004">
      <w:pPr>
        <w:pStyle w:val="CommentText"/>
      </w:pPr>
      <w:r>
        <w:rPr>
          <w:rStyle w:val="CommentReference"/>
        </w:rPr>
        <w:annotationRef/>
      </w:r>
      <w:r w:rsidR="00AF4F08">
        <w:t xml:space="preserve">The reader may be happy with examples of these systems if any. </w:t>
      </w:r>
    </w:p>
    <w:p w14:paraId="560CC865" w14:textId="2E32DD17" w:rsidR="00C83004" w:rsidRDefault="00C83004">
      <w:pPr>
        <w:pStyle w:val="CommentText"/>
      </w:pPr>
    </w:p>
  </w:comment>
  <w:comment w:id="6" w:author="Patrick Mwaura" w:date="2026-05-15T19:57:00Z" w:initials="PM">
    <w:p w14:paraId="6CF0A74A" w14:textId="7F512017" w:rsidR="00AF4F08" w:rsidRDefault="00AF4F08">
      <w:pPr>
        <w:pStyle w:val="CommentText"/>
      </w:pPr>
      <w:r>
        <w:rPr>
          <w:rStyle w:val="CommentReference"/>
        </w:rPr>
        <w:annotationRef/>
      </w:r>
      <w:r>
        <w:t xml:space="preserve">“Can” here feel doubtful, yet the literature shows great benefits elsewhere globally. </w:t>
      </w:r>
    </w:p>
  </w:comment>
  <w:comment w:id="7" w:author="Patrick Mwaura" w:date="2026-05-15T20:01:00Z" w:initials="PM">
    <w:p w14:paraId="6649213E" w14:textId="5F987778" w:rsidR="00AF4F08" w:rsidRDefault="00AF4F08">
      <w:pPr>
        <w:pStyle w:val="CommentText"/>
      </w:pPr>
      <w:r>
        <w:rPr>
          <w:rStyle w:val="CommentReference"/>
        </w:rPr>
        <w:annotationRef/>
      </w:r>
      <w:r>
        <w:t xml:space="preserve">This contains information that has been outlined in the main literature and it actually feel like an extension of the literature review or repetition. Its surprising to find it in the statement of the problem. I would move it to main literature.  Statement of the problem should focus on 1. Ideal context, 2. The reality checks, 3. The so what (the core problem and its implications), 4. The research gap that the study will address.  You should also mention and describe the study area, as it should be specific to avoid generalization. </w:t>
      </w:r>
    </w:p>
  </w:comment>
  <w:comment w:id="9" w:author="Patrick Mwaura" w:date="2026-05-15T20:21:00Z" w:initials="PM">
    <w:p w14:paraId="5D6F65B6" w14:textId="761A3BC0" w:rsidR="00AF4F08" w:rsidRDefault="00AF4F08">
      <w:pPr>
        <w:pStyle w:val="CommentText"/>
      </w:pPr>
      <w:r>
        <w:rPr>
          <w:rStyle w:val="CommentReference"/>
        </w:rPr>
        <w:annotationRef/>
      </w:r>
      <w:r>
        <w:t xml:space="preserve">This should be consistent in both objectives ii and iii. Please refer to my comment above. </w:t>
      </w:r>
    </w:p>
  </w:comment>
  <w:comment w:id="8" w:author="Patrick Mwaura" w:date="2026-05-15T20:26:00Z" w:initials="PM">
    <w:p w14:paraId="27142E2E" w14:textId="62795571" w:rsidR="00AF4F08" w:rsidRDefault="00AF4F08">
      <w:pPr>
        <w:pStyle w:val="CommentText"/>
      </w:pPr>
      <w:r>
        <w:rPr>
          <w:rStyle w:val="CommentReference"/>
        </w:rPr>
        <w:annotationRef/>
      </w:r>
      <w:r>
        <w:t>I would revise this objectives. The first (</w:t>
      </w:r>
      <w:proofErr w:type="spellStart"/>
      <w:r>
        <w:t>i</w:t>
      </w:r>
      <w:proofErr w:type="spellEnd"/>
      <w:r>
        <w:t>) objective sounds passive and less analytical which reduces it to a simple survey, please review. Objective ii is vague, and assumes a relationship already exists “find out the role of user-centred…</w:t>
      </w:r>
      <w:proofErr w:type="gramStart"/>
      <w:r>
        <w:t>”.</w:t>
      </w:r>
      <w:proofErr w:type="gramEnd"/>
      <w:r>
        <w:t xml:space="preserve"> Also it does not describe how it will be assessed or measured as in which metrics will be used (e.g. use experiences etc.). Objective iii now talks about Africa, this may not be feasible as Nairobi county is too small to apply its findings to the entire continent. Also I find it that the three objectives disassociates from the statement of the problem above in that there the key issues are the technological, linguistic and culture. </w:t>
      </w:r>
    </w:p>
  </w:comment>
  <w:comment w:id="10" w:author="Patrick Mwaura" w:date="2026-05-15T20:41:00Z" w:initials="PM">
    <w:p w14:paraId="4002C498" w14:textId="4382E9E8" w:rsidR="00AF4F08" w:rsidRDefault="00AF4F08">
      <w:pPr>
        <w:pStyle w:val="CommentText"/>
      </w:pPr>
      <w:r>
        <w:rPr>
          <w:rStyle w:val="CommentReference"/>
        </w:rPr>
        <w:annotationRef/>
      </w:r>
      <w:r>
        <w:t xml:space="preserve">Tense changes here to past?? The limitations also feel passive rather than specific methodological </w:t>
      </w:r>
      <w:proofErr w:type="spellStart"/>
      <w:r>
        <w:t>contraints</w:t>
      </w:r>
      <w:proofErr w:type="spellEnd"/>
      <w:r>
        <w:t xml:space="preserve">. </w:t>
      </w:r>
    </w:p>
  </w:comment>
  <w:comment w:id="11" w:author="Patrick Mwaura" w:date="2026-05-15T20:55:00Z" w:initials="PM">
    <w:p w14:paraId="0D18DD92" w14:textId="153D534C" w:rsidR="00AF4F08" w:rsidRDefault="00AF4F08">
      <w:pPr>
        <w:pStyle w:val="CommentText"/>
      </w:pPr>
      <w:r>
        <w:rPr>
          <w:rStyle w:val="CommentReference"/>
        </w:rPr>
        <w:annotationRef/>
      </w:r>
      <w:r>
        <w:t xml:space="preserve">This is vague. </w:t>
      </w:r>
    </w:p>
  </w:comment>
  <w:comment w:id="12" w:author="Patrick Mwaura" w:date="2026-05-15T20:56:00Z" w:initials="PM">
    <w:p w14:paraId="6CB13E3C" w14:textId="6E258052" w:rsidR="00AF4F08" w:rsidRDefault="00AF4F08">
      <w:pPr>
        <w:pStyle w:val="CommentText"/>
      </w:pPr>
      <w:r>
        <w:rPr>
          <w:rStyle w:val="CommentReference"/>
        </w:rPr>
        <w:annotationRef/>
      </w:r>
      <w:r>
        <w:t xml:space="preserve">You also needed to interview the users not only the staff to address your objectives. </w:t>
      </w:r>
    </w:p>
  </w:comment>
  <w:comment w:id="13" w:author="Patrick Mwaura" w:date="2026-05-15T20:57:00Z" w:initials="PM">
    <w:p w14:paraId="2FB8AF51" w14:textId="5131EAB5" w:rsidR="00AF4F08" w:rsidRDefault="00AF4F08">
      <w:pPr>
        <w:pStyle w:val="CommentText"/>
      </w:pPr>
      <w:r>
        <w:rPr>
          <w:rStyle w:val="CommentReference"/>
        </w:rPr>
        <w:annotationRef/>
      </w:r>
      <w:r>
        <w:t xml:space="preserve">This is for probabilistic sampling. It cannot be used with non-probabilistic sampling such as the used in this study </w:t>
      </w:r>
      <w:proofErr w:type="spellStart"/>
      <w:r>
        <w:t>i.e</w:t>
      </w:r>
      <w:proofErr w:type="spellEnd"/>
      <w:r>
        <w:t xml:space="preserve"> purposive sampling. Further, since the </w:t>
      </w:r>
      <w:proofErr w:type="spellStart"/>
      <w:r>
        <w:t>the</w:t>
      </w:r>
      <w:proofErr w:type="spellEnd"/>
      <w:r>
        <w:t xml:space="preserve"> population is small (132), you did not need to sample and you could do a census, including all participants.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77234F" w15:done="0"/>
  <w15:commentEx w15:paraId="4F786682" w15:done="0"/>
  <w15:commentEx w15:paraId="36AB8E6F" w15:done="0"/>
  <w15:commentEx w15:paraId="560CC865" w15:done="0"/>
  <w15:commentEx w15:paraId="6CF0A74A" w15:done="0"/>
  <w15:commentEx w15:paraId="6649213E" w15:done="0"/>
  <w15:commentEx w15:paraId="5D6F65B6" w15:done="0"/>
  <w15:commentEx w15:paraId="27142E2E" w15:done="0"/>
  <w15:commentEx w15:paraId="4002C498" w15:done="0"/>
  <w15:commentEx w15:paraId="0D18DD92" w15:done="0"/>
  <w15:commentEx w15:paraId="6CB13E3C" w15:done="0"/>
  <w15:commentEx w15:paraId="2FB8AF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DengXian">
    <w:altName w:val="等线"/>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8A39C9"/>
    <w:multiLevelType w:val="hybridMultilevel"/>
    <w:tmpl w:val="25DE06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trick Mwaura">
    <w15:presenceInfo w15:providerId="None" w15:userId="Patrick Mwau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FA1"/>
    <w:rsid w:val="00016E24"/>
    <w:rsid w:val="0006285C"/>
    <w:rsid w:val="000A61C5"/>
    <w:rsid w:val="000B6542"/>
    <w:rsid w:val="000D7E32"/>
    <w:rsid w:val="000E55EE"/>
    <w:rsid w:val="00275957"/>
    <w:rsid w:val="003076C1"/>
    <w:rsid w:val="003C56AB"/>
    <w:rsid w:val="00437A7A"/>
    <w:rsid w:val="00453050"/>
    <w:rsid w:val="004E6DF5"/>
    <w:rsid w:val="005044CC"/>
    <w:rsid w:val="00532EEA"/>
    <w:rsid w:val="0066535D"/>
    <w:rsid w:val="006C6ECB"/>
    <w:rsid w:val="007745B1"/>
    <w:rsid w:val="007C0832"/>
    <w:rsid w:val="008064A5"/>
    <w:rsid w:val="00836148"/>
    <w:rsid w:val="00860D30"/>
    <w:rsid w:val="008A34F0"/>
    <w:rsid w:val="008E3965"/>
    <w:rsid w:val="0090457D"/>
    <w:rsid w:val="00954EC3"/>
    <w:rsid w:val="009E25D2"/>
    <w:rsid w:val="00AC7CAF"/>
    <w:rsid w:val="00AE1F1A"/>
    <w:rsid w:val="00AF4F08"/>
    <w:rsid w:val="00B1353A"/>
    <w:rsid w:val="00BD7B83"/>
    <w:rsid w:val="00C81DD0"/>
    <w:rsid w:val="00C83004"/>
    <w:rsid w:val="00E03505"/>
    <w:rsid w:val="00E42FA1"/>
    <w:rsid w:val="00EA3E9D"/>
    <w:rsid w:val="00F13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D315"/>
  <w15:chartTrackingRefBased/>
  <w15:docId w15:val="{2DB7B1DD-A63C-4AD7-BED5-F383DFEA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E42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A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42FA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42FA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42FA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42FA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42FA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FA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FA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42FA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42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A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42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A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42FA1"/>
    <w:pPr>
      <w:spacing w:before="160"/>
      <w:jc w:val="center"/>
    </w:pPr>
    <w:rPr>
      <w:i/>
      <w:iCs/>
      <w:color w:val="404040" w:themeColor="text1" w:themeTint="BF"/>
    </w:rPr>
  </w:style>
  <w:style w:type="character" w:customStyle="1" w:styleId="QuoteChar">
    <w:name w:val="Quote Char"/>
    <w:basedOn w:val="DefaultParagraphFont"/>
    <w:link w:val="Quote"/>
    <w:uiPriority w:val="29"/>
    <w:rsid w:val="00E42FA1"/>
    <w:rPr>
      <w:i/>
      <w:iCs/>
      <w:color w:val="404040" w:themeColor="text1" w:themeTint="BF"/>
      <w:lang w:val="en-GB"/>
    </w:rPr>
  </w:style>
  <w:style w:type="paragraph" w:styleId="ListParagraph">
    <w:name w:val="List Paragraph"/>
    <w:basedOn w:val="Normal"/>
    <w:uiPriority w:val="34"/>
    <w:qFormat/>
    <w:rsid w:val="00E42FA1"/>
    <w:pPr>
      <w:ind w:left="720"/>
      <w:contextualSpacing/>
    </w:pPr>
  </w:style>
  <w:style w:type="character" w:styleId="IntenseEmphasis">
    <w:name w:val="Intense Emphasis"/>
    <w:basedOn w:val="DefaultParagraphFont"/>
    <w:uiPriority w:val="21"/>
    <w:qFormat/>
    <w:rsid w:val="00E42FA1"/>
    <w:rPr>
      <w:i/>
      <w:iCs/>
      <w:color w:val="2F5496" w:themeColor="accent1" w:themeShade="BF"/>
    </w:rPr>
  </w:style>
  <w:style w:type="paragraph" w:styleId="IntenseQuote">
    <w:name w:val="Intense Quote"/>
    <w:basedOn w:val="Normal"/>
    <w:next w:val="Normal"/>
    <w:link w:val="IntenseQuoteChar"/>
    <w:uiPriority w:val="30"/>
    <w:qFormat/>
    <w:rsid w:val="00E42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FA1"/>
    <w:rPr>
      <w:i/>
      <w:iCs/>
      <w:color w:val="2F5496" w:themeColor="accent1" w:themeShade="BF"/>
      <w:lang w:val="en-GB"/>
    </w:rPr>
  </w:style>
  <w:style w:type="character" w:styleId="IntenseReference">
    <w:name w:val="Intense Reference"/>
    <w:basedOn w:val="DefaultParagraphFont"/>
    <w:uiPriority w:val="32"/>
    <w:qFormat/>
    <w:rsid w:val="00E42FA1"/>
    <w:rPr>
      <w:b/>
      <w:bCs/>
      <w:smallCaps/>
      <w:color w:val="2F5496" w:themeColor="accent1" w:themeShade="BF"/>
      <w:spacing w:val="5"/>
    </w:rPr>
  </w:style>
  <w:style w:type="paragraph" w:styleId="NormalWeb">
    <w:name w:val="Normal (Web)"/>
    <w:basedOn w:val="Normal"/>
    <w:uiPriority w:val="99"/>
    <w:unhideWhenUsed/>
    <w:rsid w:val="00437A7A"/>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styleId="Strong">
    <w:name w:val="Strong"/>
    <w:basedOn w:val="DefaultParagraphFont"/>
    <w:uiPriority w:val="22"/>
    <w:qFormat/>
    <w:rsid w:val="00B1353A"/>
    <w:rPr>
      <w:b/>
      <w:bCs/>
    </w:rPr>
  </w:style>
  <w:style w:type="table" w:styleId="TableGrid">
    <w:name w:val="Table Grid"/>
    <w:basedOn w:val="TableNormal"/>
    <w:uiPriority w:val="39"/>
    <w:rsid w:val="00AC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6285C"/>
    <w:rPr>
      <w:i/>
      <w:iCs/>
    </w:rPr>
  </w:style>
  <w:style w:type="character" w:styleId="Hyperlink">
    <w:name w:val="Hyperlink"/>
    <w:basedOn w:val="DefaultParagraphFont"/>
    <w:uiPriority w:val="99"/>
    <w:semiHidden/>
    <w:unhideWhenUsed/>
    <w:rsid w:val="000D7E32"/>
    <w:rPr>
      <w:color w:val="0000FF"/>
      <w:u w:val="single"/>
    </w:rPr>
  </w:style>
  <w:style w:type="character" w:styleId="CommentReference">
    <w:name w:val="annotation reference"/>
    <w:basedOn w:val="DefaultParagraphFont"/>
    <w:uiPriority w:val="99"/>
    <w:semiHidden/>
    <w:unhideWhenUsed/>
    <w:rsid w:val="004E6DF5"/>
    <w:rPr>
      <w:sz w:val="16"/>
      <w:szCs w:val="16"/>
    </w:rPr>
  </w:style>
  <w:style w:type="paragraph" w:styleId="CommentText">
    <w:name w:val="annotation text"/>
    <w:basedOn w:val="Normal"/>
    <w:link w:val="CommentTextChar"/>
    <w:uiPriority w:val="99"/>
    <w:semiHidden/>
    <w:unhideWhenUsed/>
    <w:rsid w:val="004E6DF5"/>
    <w:pPr>
      <w:spacing w:line="240" w:lineRule="auto"/>
    </w:pPr>
    <w:rPr>
      <w:sz w:val="20"/>
      <w:szCs w:val="20"/>
    </w:rPr>
  </w:style>
  <w:style w:type="character" w:customStyle="1" w:styleId="CommentTextChar">
    <w:name w:val="Comment Text Char"/>
    <w:basedOn w:val="DefaultParagraphFont"/>
    <w:link w:val="CommentText"/>
    <w:uiPriority w:val="99"/>
    <w:semiHidden/>
    <w:rsid w:val="004E6DF5"/>
    <w:rPr>
      <w:sz w:val="20"/>
      <w:szCs w:val="20"/>
      <w:lang w:val="en-GB"/>
    </w:rPr>
  </w:style>
  <w:style w:type="paragraph" w:styleId="CommentSubject">
    <w:name w:val="annotation subject"/>
    <w:basedOn w:val="CommentText"/>
    <w:next w:val="CommentText"/>
    <w:link w:val="CommentSubjectChar"/>
    <w:uiPriority w:val="99"/>
    <w:semiHidden/>
    <w:unhideWhenUsed/>
    <w:rsid w:val="004E6DF5"/>
    <w:rPr>
      <w:b/>
      <w:bCs/>
    </w:rPr>
  </w:style>
  <w:style w:type="character" w:customStyle="1" w:styleId="CommentSubjectChar">
    <w:name w:val="Comment Subject Char"/>
    <w:basedOn w:val="CommentTextChar"/>
    <w:link w:val="CommentSubject"/>
    <w:uiPriority w:val="99"/>
    <w:semiHidden/>
    <w:rsid w:val="004E6DF5"/>
    <w:rPr>
      <w:b/>
      <w:bCs/>
      <w:sz w:val="20"/>
      <w:szCs w:val="20"/>
      <w:lang w:val="en-GB"/>
    </w:rPr>
  </w:style>
  <w:style w:type="paragraph" w:styleId="BalloonText">
    <w:name w:val="Balloon Text"/>
    <w:basedOn w:val="Normal"/>
    <w:link w:val="BalloonTextChar"/>
    <w:uiPriority w:val="99"/>
    <w:semiHidden/>
    <w:unhideWhenUsed/>
    <w:rsid w:val="004E6D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DF5"/>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54348">
      <w:bodyDiv w:val="1"/>
      <w:marLeft w:val="0"/>
      <w:marRight w:val="0"/>
      <w:marTop w:val="0"/>
      <w:marBottom w:val="0"/>
      <w:divBdr>
        <w:top w:val="none" w:sz="0" w:space="0" w:color="auto"/>
        <w:left w:val="none" w:sz="0" w:space="0" w:color="auto"/>
        <w:bottom w:val="none" w:sz="0" w:space="0" w:color="auto"/>
        <w:right w:val="none" w:sz="0" w:space="0" w:color="auto"/>
      </w:divBdr>
    </w:div>
    <w:div w:id="765462538">
      <w:bodyDiv w:val="1"/>
      <w:marLeft w:val="0"/>
      <w:marRight w:val="0"/>
      <w:marTop w:val="0"/>
      <w:marBottom w:val="0"/>
      <w:divBdr>
        <w:top w:val="none" w:sz="0" w:space="0" w:color="auto"/>
        <w:left w:val="none" w:sz="0" w:space="0" w:color="auto"/>
        <w:bottom w:val="none" w:sz="0" w:space="0" w:color="auto"/>
        <w:right w:val="none" w:sz="0" w:space="0" w:color="auto"/>
      </w:divBdr>
    </w:div>
    <w:div w:id="824934309">
      <w:bodyDiv w:val="1"/>
      <w:marLeft w:val="0"/>
      <w:marRight w:val="0"/>
      <w:marTop w:val="0"/>
      <w:marBottom w:val="0"/>
      <w:divBdr>
        <w:top w:val="none" w:sz="0" w:space="0" w:color="auto"/>
        <w:left w:val="none" w:sz="0" w:space="0" w:color="auto"/>
        <w:bottom w:val="none" w:sz="0" w:space="0" w:color="auto"/>
        <w:right w:val="none" w:sz="0" w:space="0" w:color="auto"/>
      </w:divBdr>
    </w:div>
    <w:div w:id="825824861">
      <w:bodyDiv w:val="1"/>
      <w:marLeft w:val="0"/>
      <w:marRight w:val="0"/>
      <w:marTop w:val="0"/>
      <w:marBottom w:val="0"/>
      <w:divBdr>
        <w:top w:val="none" w:sz="0" w:space="0" w:color="auto"/>
        <w:left w:val="none" w:sz="0" w:space="0" w:color="auto"/>
        <w:bottom w:val="none" w:sz="0" w:space="0" w:color="auto"/>
        <w:right w:val="none" w:sz="0" w:space="0" w:color="auto"/>
      </w:divBdr>
    </w:div>
    <w:div w:id="842234405">
      <w:bodyDiv w:val="1"/>
      <w:marLeft w:val="0"/>
      <w:marRight w:val="0"/>
      <w:marTop w:val="0"/>
      <w:marBottom w:val="0"/>
      <w:divBdr>
        <w:top w:val="none" w:sz="0" w:space="0" w:color="auto"/>
        <w:left w:val="none" w:sz="0" w:space="0" w:color="auto"/>
        <w:bottom w:val="none" w:sz="0" w:space="0" w:color="auto"/>
        <w:right w:val="none" w:sz="0" w:space="0" w:color="auto"/>
      </w:divBdr>
    </w:div>
    <w:div w:id="914241287">
      <w:bodyDiv w:val="1"/>
      <w:marLeft w:val="0"/>
      <w:marRight w:val="0"/>
      <w:marTop w:val="0"/>
      <w:marBottom w:val="0"/>
      <w:divBdr>
        <w:top w:val="none" w:sz="0" w:space="0" w:color="auto"/>
        <w:left w:val="none" w:sz="0" w:space="0" w:color="auto"/>
        <w:bottom w:val="none" w:sz="0" w:space="0" w:color="auto"/>
        <w:right w:val="none" w:sz="0" w:space="0" w:color="auto"/>
      </w:divBdr>
    </w:div>
    <w:div w:id="966157253">
      <w:bodyDiv w:val="1"/>
      <w:marLeft w:val="0"/>
      <w:marRight w:val="0"/>
      <w:marTop w:val="0"/>
      <w:marBottom w:val="0"/>
      <w:divBdr>
        <w:top w:val="none" w:sz="0" w:space="0" w:color="auto"/>
        <w:left w:val="none" w:sz="0" w:space="0" w:color="auto"/>
        <w:bottom w:val="none" w:sz="0" w:space="0" w:color="auto"/>
        <w:right w:val="none" w:sz="0" w:space="0" w:color="auto"/>
      </w:divBdr>
    </w:div>
    <w:div w:id="974069384">
      <w:bodyDiv w:val="1"/>
      <w:marLeft w:val="0"/>
      <w:marRight w:val="0"/>
      <w:marTop w:val="0"/>
      <w:marBottom w:val="0"/>
      <w:divBdr>
        <w:top w:val="none" w:sz="0" w:space="0" w:color="auto"/>
        <w:left w:val="none" w:sz="0" w:space="0" w:color="auto"/>
        <w:bottom w:val="none" w:sz="0" w:space="0" w:color="auto"/>
        <w:right w:val="none" w:sz="0" w:space="0" w:color="auto"/>
      </w:divBdr>
    </w:div>
    <w:div w:id="1277327054">
      <w:bodyDiv w:val="1"/>
      <w:marLeft w:val="0"/>
      <w:marRight w:val="0"/>
      <w:marTop w:val="0"/>
      <w:marBottom w:val="0"/>
      <w:divBdr>
        <w:top w:val="none" w:sz="0" w:space="0" w:color="auto"/>
        <w:left w:val="none" w:sz="0" w:space="0" w:color="auto"/>
        <w:bottom w:val="none" w:sz="0" w:space="0" w:color="auto"/>
        <w:right w:val="none" w:sz="0" w:space="0" w:color="auto"/>
      </w:divBdr>
    </w:div>
    <w:div w:id="1477527893">
      <w:bodyDiv w:val="1"/>
      <w:marLeft w:val="0"/>
      <w:marRight w:val="0"/>
      <w:marTop w:val="0"/>
      <w:marBottom w:val="0"/>
      <w:divBdr>
        <w:top w:val="none" w:sz="0" w:space="0" w:color="auto"/>
        <w:left w:val="none" w:sz="0" w:space="0" w:color="auto"/>
        <w:bottom w:val="none" w:sz="0" w:space="0" w:color="auto"/>
        <w:right w:val="none" w:sz="0" w:space="0" w:color="auto"/>
      </w:divBdr>
    </w:div>
    <w:div w:id="1512178314">
      <w:bodyDiv w:val="1"/>
      <w:marLeft w:val="0"/>
      <w:marRight w:val="0"/>
      <w:marTop w:val="0"/>
      <w:marBottom w:val="0"/>
      <w:divBdr>
        <w:top w:val="none" w:sz="0" w:space="0" w:color="auto"/>
        <w:left w:val="none" w:sz="0" w:space="0" w:color="auto"/>
        <w:bottom w:val="none" w:sz="0" w:space="0" w:color="auto"/>
        <w:right w:val="none" w:sz="0" w:space="0" w:color="auto"/>
      </w:divBdr>
    </w:div>
    <w:div w:id="190606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brookings.edu" TargetMode="External"/><Relationship Id="rId4" Type="http://schemas.openxmlformats.org/officeDocument/2006/relationships/webSettings" Target="webSettings.xml"/><Relationship Id="rId9" Type="http://schemas.openxmlformats.org/officeDocument/2006/relationships/hyperlink" Target="https://doi.org/10.1016/j.ijinfomgt.2019.08.002" TargetMode="External"/></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95855" units="1/cm"/>
          <inkml:channelProperty channel="T" name="resolution" value="1" units="1/dev"/>
        </inkml:channelProperties>
      </inkml:inkSource>
      <inkml:timestamp xml:id="ts0" timeString="2026-05-15T08:35:13.99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12</Pages>
  <Words>4073</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Kwanya</dc:creator>
  <cp:keywords/>
  <dc:description/>
  <cp:lastModifiedBy>Patrick Mwaura</cp:lastModifiedBy>
  <cp:revision>1</cp:revision>
  <dcterms:created xsi:type="dcterms:W3CDTF">2026-05-15T08:24:00Z</dcterms:created>
  <dcterms:modified xsi:type="dcterms:W3CDTF">2026-05-15T18:01:00Z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9f96f692-d436-4bb4-b7a7-b9a77ce8bc14</vt:lpwstr>
  </property>
</Properties>
</file>